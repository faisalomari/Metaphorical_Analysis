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F920C" w14:textId="77777777" w:rsidR="009C7323" w:rsidRPr="00514F53" w:rsidRDefault="009C7323" w:rsidP="009C7323">
      <w:pPr>
        <w:jc w:val="center"/>
        <w:rPr>
          <w:rFonts w:cstheme="minorHAnsi"/>
          <w:sz w:val="28"/>
          <w:szCs w:val="28"/>
        </w:rPr>
      </w:pPr>
      <w:r w:rsidRPr="00514F53">
        <w:rPr>
          <w:rFonts w:cstheme="minorHAnsi"/>
          <w:noProof/>
          <w:sz w:val="28"/>
          <w:szCs w:val="28"/>
        </w:rPr>
        <w:drawing>
          <wp:inline distT="0" distB="0" distL="0" distR="0" wp14:anchorId="247F932B" wp14:editId="247F932C">
            <wp:extent cx="1046074" cy="996375"/>
            <wp:effectExtent l="0" t="0" r="1905" b="0"/>
            <wp:docPr id="3" name="Picture 3" descr="C:\Users\yura\Desktop\Untitle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yura\Desktop\Untitled-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90679" cy="1038861"/>
                    </a:xfrm>
                    <a:prstGeom prst="rect">
                      <a:avLst/>
                    </a:prstGeom>
                    <a:noFill/>
                    <a:ln>
                      <a:noFill/>
                    </a:ln>
                  </pic:spPr>
                </pic:pic>
              </a:graphicData>
            </a:graphic>
          </wp:inline>
        </w:drawing>
      </w:r>
    </w:p>
    <w:p w14:paraId="247F920D" w14:textId="77777777" w:rsidR="009C7323" w:rsidRPr="00514F53" w:rsidRDefault="009C7323" w:rsidP="009C7323">
      <w:pPr>
        <w:jc w:val="center"/>
        <w:rPr>
          <w:rFonts w:cstheme="minorHAnsi"/>
          <w:sz w:val="28"/>
          <w:szCs w:val="28"/>
        </w:rPr>
      </w:pPr>
    </w:p>
    <w:p w14:paraId="247F920E" w14:textId="77777777" w:rsidR="009C7323" w:rsidRPr="00514F53" w:rsidRDefault="009C7323" w:rsidP="009C7323">
      <w:pPr>
        <w:jc w:val="center"/>
        <w:rPr>
          <w:rFonts w:cstheme="minorHAnsi"/>
          <w:b/>
          <w:bCs/>
          <w:sz w:val="28"/>
          <w:szCs w:val="28"/>
        </w:rPr>
      </w:pPr>
      <w:r w:rsidRPr="00514F53">
        <w:rPr>
          <w:rFonts w:cstheme="minorHAnsi"/>
          <w:b/>
          <w:bCs/>
          <w:sz w:val="28"/>
          <w:szCs w:val="28"/>
        </w:rPr>
        <w:t>The University of Haifa</w:t>
      </w:r>
    </w:p>
    <w:p w14:paraId="247F920F" w14:textId="77777777" w:rsidR="009C7323" w:rsidRPr="00514F53" w:rsidRDefault="009C7323" w:rsidP="009C7323">
      <w:pPr>
        <w:autoSpaceDE w:val="0"/>
        <w:autoSpaceDN w:val="0"/>
        <w:adjustRightInd w:val="0"/>
        <w:jc w:val="center"/>
        <w:rPr>
          <w:rFonts w:cstheme="minorHAnsi"/>
          <w:sz w:val="30"/>
          <w:szCs w:val="30"/>
          <w:u w:val="single"/>
        </w:rPr>
      </w:pPr>
      <w:r w:rsidRPr="00514F53">
        <w:rPr>
          <w:rFonts w:cstheme="minorHAnsi"/>
          <w:sz w:val="30"/>
          <w:szCs w:val="30"/>
          <w:u w:val="single"/>
        </w:rPr>
        <w:t>Department of Information Systems</w:t>
      </w:r>
    </w:p>
    <w:p w14:paraId="247F9210" w14:textId="77777777" w:rsidR="009C7323" w:rsidRPr="00514F53" w:rsidRDefault="009C7323" w:rsidP="009C7323">
      <w:pPr>
        <w:jc w:val="center"/>
        <w:rPr>
          <w:rFonts w:cstheme="minorHAnsi"/>
          <w:sz w:val="28"/>
          <w:szCs w:val="28"/>
        </w:rPr>
      </w:pPr>
    </w:p>
    <w:p w14:paraId="247F9211" w14:textId="77777777" w:rsidR="009C7323" w:rsidRPr="00514F53" w:rsidRDefault="009C7323" w:rsidP="009C7323">
      <w:pPr>
        <w:jc w:val="center"/>
        <w:rPr>
          <w:rFonts w:cstheme="minorHAnsi"/>
        </w:rPr>
      </w:pPr>
    </w:p>
    <w:p w14:paraId="247F9212" w14:textId="77777777" w:rsidR="009C7323" w:rsidRPr="009C7323" w:rsidRDefault="009C7323" w:rsidP="009C7323">
      <w:pPr>
        <w:pStyle w:val="TOCHeading"/>
        <w:bidi w:val="0"/>
        <w:ind w:left="567" w:right="843"/>
        <w:jc w:val="center"/>
        <w:rPr>
          <w:rFonts w:asciiTheme="minorHAnsi" w:hAnsiTheme="minorHAnsi" w:cstheme="minorHAnsi"/>
          <w:color w:val="auto"/>
          <w:sz w:val="34"/>
          <w:szCs w:val="34"/>
        </w:rPr>
      </w:pPr>
      <w:r w:rsidRPr="009C7323">
        <w:rPr>
          <w:rFonts w:asciiTheme="minorHAnsi" w:hAnsiTheme="minorHAnsi" w:cstheme="minorHAnsi"/>
          <w:color w:val="auto"/>
          <w:sz w:val="32"/>
          <w:szCs w:val="32"/>
        </w:rPr>
        <w:t>Research Proposal</w:t>
      </w:r>
      <w:r w:rsidRPr="009C7323">
        <w:rPr>
          <w:rFonts w:asciiTheme="minorHAnsi" w:hAnsiTheme="minorHAnsi" w:cstheme="minorHAnsi"/>
          <w:color w:val="auto"/>
          <w:sz w:val="34"/>
          <w:szCs w:val="34"/>
        </w:rPr>
        <w:object w:dxaOrig="15" w:dyaOrig="15" w14:anchorId="247F9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5pt;height:.55pt" o:ole="">
            <v:imagedata r:id="rId8" o:title=""/>
          </v:shape>
          <o:OLEObject Type="Embed" ProgID="Photoshop.Image.12" ShapeID="_x0000_i1025" DrawAspect="Content" ObjectID="_1806149986" r:id="rId9">
            <o:FieldCodes>\s</o:FieldCodes>
          </o:OLEObject>
        </w:object>
      </w:r>
      <w:r>
        <w:rPr>
          <w:rFonts w:asciiTheme="minorHAnsi" w:hAnsiTheme="minorHAnsi" w:cstheme="minorHAnsi"/>
          <w:color w:val="auto"/>
          <w:sz w:val="34"/>
          <w:szCs w:val="34"/>
        </w:rPr>
        <w:t>:</w:t>
      </w:r>
      <w:r w:rsidRPr="009C7323">
        <w:rPr>
          <w:rFonts w:asciiTheme="minorHAnsi" w:hAnsiTheme="minorHAnsi" w:cstheme="minorHAnsi"/>
          <w:color w:val="auto"/>
          <w:sz w:val="34"/>
          <w:szCs w:val="34"/>
        </w:rPr>
        <w:t xml:space="preserve"> </w:t>
      </w:r>
    </w:p>
    <w:p w14:paraId="247F9213" w14:textId="77777777" w:rsidR="009C7323" w:rsidRPr="00514F53" w:rsidRDefault="009C7323" w:rsidP="009C7323">
      <w:pPr>
        <w:jc w:val="center"/>
        <w:rPr>
          <w:rFonts w:cstheme="minorHAnsi"/>
          <w:sz w:val="32"/>
          <w:szCs w:val="32"/>
        </w:rPr>
      </w:pPr>
    </w:p>
    <w:p w14:paraId="247F9214" w14:textId="77777777" w:rsidR="009C7323" w:rsidRPr="00514F53" w:rsidRDefault="009C7323" w:rsidP="00D46904">
      <w:pPr>
        <w:pStyle w:val="TOCHeading"/>
        <w:bidi w:val="0"/>
        <w:ind w:left="567" w:right="843"/>
        <w:jc w:val="center"/>
        <w:rPr>
          <w:rFonts w:asciiTheme="minorHAnsi" w:hAnsiTheme="minorHAnsi" w:cstheme="minorHAnsi"/>
          <w:color w:val="auto"/>
          <w:sz w:val="36"/>
          <w:szCs w:val="36"/>
        </w:rPr>
      </w:pPr>
      <w:r w:rsidRPr="009C7323">
        <w:rPr>
          <w:rFonts w:asciiTheme="minorHAnsi" w:hAnsiTheme="minorHAnsi" w:cstheme="minorHAnsi"/>
          <w:color w:val="auto"/>
          <w:sz w:val="34"/>
          <w:szCs w:val="34"/>
        </w:rPr>
        <w:t xml:space="preserve">Automatic </w:t>
      </w:r>
      <w:r w:rsidR="00D46904">
        <w:rPr>
          <w:rFonts w:asciiTheme="minorHAnsi" w:hAnsiTheme="minorHAnsi" w:cstheme="minorHAnsi"/>
          <w:color w:val="auto"/>
          <w:sz w:val="34"/>
          <w:szCs w:val="34"/>
          <w:lang w:bidi="ar-AE"/>
        </w:rPr>
        <w:t>I</w:t>
      </w:r>
      <w:r w:rsidRPr="009C7323">
        <w:rPr>
          <w:rFonts w:asciiTheme="minorHAnsi" w:hAnsiTheme="minorHAnsi" w:cstheme="minorHAnsi"/>
          <w:color w:val="auto"/>
          <w:sz w:val="34"/>
          <w:szCs w:val="34"/>
        </w:rPr>
        <w:t xml:space="preserve">dentification of </w:t>
      </w:r>
      <w:r w:rsidR="00D46904">
        <w:rPr>
          <w:rFonts w:asciiTheme="minorHAnsi" w:hAnsiTheme="minorHAnsi" w:cstheme="minorHAnsi"/>
          <w:color w:val="auto"/>
          <w:sz w:val="34"/>
          <w:szCs w:val="34"/>
        </w:rPr>
        <w:t>R</w:t>
      </w:r>
      <w:r w:rsidRPr="009C7323">
        <w:rPr>
          <w:rFonts w:asciiTheme="minorHAnsi" w:hAnsiTheme="minorHAnsi" w:cstheme="minorHAnsi"/>
          <w:color w:val="auto"/>
          <w:sz w:val="34"/>
          <w:szCs w:val="34"/>
        </w:rPr>
        <w:t>hetoric</w:t>
      </w:r>
      <w:r w:rsidR="00D46904">
        <w:rPr>
          <w:rFonts w:asciiTheme="minorHAnsi" w:hAnsiTheme="minorHAnsi" w:cstheme="minorHAnsi"/>
          <w:color w:val="auto"/>
          <w:sz w:val="34"/>
          <w:szCs w:val="34"/>
        </w:rPr>
        <w:t>al</w:t>
      </w:r>
      <w:r w:rsidRPr="009C7323">
        <w:rPr>
          <w:rFonts w:asciiTheme="minorHAnsi" w:hAnsiTheme="minorHAnsi" w:cstheme="minorHAnsi"/>
          <w:color w:val="auto"/>
          <w:sz w:val="34"/>
          <w:szCs w:val="34"/>
        </w:rPr>
        <w:t xml:space="preserve"> </w:t>
      </w:r>
      <w:r w:rsidR="00D46904">
        <w:rPr>
          <w:rFonts w:asciiTheme="minorHAnsi" w:hAnsiTheme="minorHAnsi" w:cstheme="minorHAnsi"/>
          <w:color w:val="auto"/>
          <w:sz w:val="34"/>
          <w:szCs w:val="34"/>
        </w:rPr>
        <w:t>E</w:t>
      </w:r>
      <w:r w:rsidRPr="009C7323">
        <w:rPr>
          <w:rFonts w:asciiTheme="minorHAnsi" w:hAnsiTheme="minorHAnsi" w:cstheme="minorHAnsi"/>
          <w:color w:val="auto"/>
          <w:sz w:val="34"/>
          <w:szCs w:val="34"/>
        </w:rPr>
        <w:t xml:space="preserve">lements in </w:t>
      </w:r>
      <w:r w:rsidR="00D46904">
        <w:rPr>
          <w:rFonts w:asciiTheme="minorHAnsi" w:hAnsiTheme="minorHAnsi" w:cstheme="minorHAnsi"/>
          <w:color w:val="auto"/>
          <w:sz w:val="34"/>
          <w:szCs w:val="34"/>
        </w:rPr>
        <w:t>Pre-Islamic Arabic Poetry</w:t>
      </w:r>
    </w:p>
    <w:p w14:paraId="247F9215" w14:textId="77777777" w:rsidR="009C7323" w:rsidRPr="00514F53" w:rsidRDefault="009C7323" w:rsidP="009C7323">
      <w:pPr>
        <w:jc w:val="center"/>
        <w:rPr>
          <w:rFonts w:cstheme="minorHAnsi"/>
          <w:b/>
          <w:bCs/>
          <w:sz w:val="32"/>
          <w:szCs w:val="32"/>
        </w:rPr>
      </w:pPr>
      <w:r w:rsidRPr="00514F53">
        <w:rPr>
          <w:rFonts w:cstheme="minorHAnsi"/>
          <w:b/>
          <w:bCs/>
          <w:noProof/>
          <w:sz w:val="36"/>
          <w:szCs w:val="36"/>
        </w:rPr>
        <mc:AlternateContent>
          <mc:Choice Requires="wps">
            <w:drawing>
              <wp:anchor distT="4294967294" distB="4294967294" distL="114300" distR="114300" simplePos="0" relativeHeight="251659264" behindDoc="0" locked="0" layoutInCell="1" allowOverlap="1" wp14:anchorId="247F932E" wp14:editId="247F932F">
                <wp:simplePos x="0" y="0"/>
                <wp:positionH relativeFrom="margin">
                  <wp:align>center</wp:align>
                </wp:positionH>
                <wp:positionV relativeFrom="paragraph">
                  <wp:posOffset>59054</wp:posOffset>
                </wp:positionV>
                <wp:extent cx="5244465" cy="0"/>
                <wp:effectExtent l="0" t="19050" r="13335"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44465" cy="0"/>
                        </a:xfrm>
                        <a:prstGeom prst="straightConnector1">
                          <a:avLst/>
                        </a:prstGeom>
                        <a:noFill/>
                        <a:ln w="28575">
                          <a:solidFill>
                            <a:srgbClr val="365F9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E98710E" id="_x0000_t32" coordsize="21600,21600" o:spt="32" o:oned="t" path="m,l21600,21600e" filled="f">
                <v:path arrowok="t" fillok="f" o:connecttype="none"/>
                <o:lock v:ext="edit" shapetype="t"/>
              </v:shapetype>
              <v:shape id="AutoShape 2" o:spid="_x0000_s1026" type="#_x0000_t32" style="position:absolute;left:0;text-align:left;margin-left:0;margin-top:4.65pt;width:412.95pt;height:0;z-index:251659264;visibility:visible;mso-wrap-style:square;mso-width-percent:0;mso-height-percent:0;mso-wrap-distance-left:9pt;mso-wrap-distance-top:-6e-5mm;mso-wrap-distance-right:9pt;mso-wrap-distance-bottom:-6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" strokecolor="#365f91" strokeweight="2.25pt">
                <v:shadow color="#868686"/>
                <w10:wrap anchorx="margin"/>
              </v:shape>
            </w:pict>
          </mc:Fallback>
        </mc:AlternateContent>
      </w:r>
    </w:p>
    <w:p w14:paraId="247F9216" w14:textId="77777777" w:rsidR="0046242E" w:rsidRPr="00514F53" w:rsidRDefault="009C7323" w:rsidP="0046242E">
      <w:pPr>
        <w:jc w:val="center"/>
        <w:rPr>
          <w:rFonts w:cstheme="minorHAnsi"/>
          <w:sz w:val="28"/>
          <w:szCs w:val="28"/>
        </w:rPr>
      </w:pPr>
      <w:r>
        <w:rPr>
          <w:rFonts w:cstheme="minorHAnsi"/>
          <w:sz w:val="28"/>
          <w:szCs w:val="28"/>
        </w:rPr>
        <w:t>H</w:t>
      </w:r>
      <w:r w:rsidRPr="009C7323">
        <w:rPr>
          <w:rFonts w:cstheme="minorHAnsi"/>
          <w:sz w:val="28"/>
          <w:szCs w:val="28"/>
        </w:rPr>
        <w:t xml:space="preserve">eyam </w:t>
      </w:r>
      <w:r>
        <w:rPr>
          <w:rFonts w:cstheme="minorHAnsi"/>
          <w:sz w:val="28"/>
          <w:szCs w:val="28"/>
        </w:rPr>
        <w:t>A</w:t>
      </w:r>
      <w:r w:rsidRPr="009C7323">
        <w:rPr>
          <w:rFonts w:cstheme="minorHAnsi"/>
          <w:sz w:val="28"/>
          <w:szCs w:val="28"/>
        </w:rPr>
        <w:t>bdalhade</w:t>
      </w:r>
    </w:p>
    <w:p w14:paraId="247F9217" w14:textId="77777777" w:rsidR="009C7323" w:rsidRPr="00514F53" w:rsidRDefault="0046242E" w:rsidP="009C7323">
      <w:pPr>
        <w:jc w:val="center"/>
        <w:rPr>
          <w:rFonts w:cstheme="minorHAnsi"/>
          <w:sz w:val="28"/>
          <w:szCs w:val="28"/>
        </w:rPr>
      </w:pPr>
      <w:r>
        <w:rPr>
          <w:rFonts w:cstheme="minorHAnsi"/>
          <w:sz w:val="28"/>
          <w:szCs w:val="28"/>
        </w:rPr>
        <w:t>307986133</w:t>
      </w:r>
    </w:p>
    <w:p w14:paraId="247F9218" w14:textId="77777777" w:rsidR="009C7323" w:rsidRPr="00514F53" w:rsidRDefault="009C7323" w:rsidP="009C7323">
      <w:pPr>
        <w:jc w:val="center"/>
        <w:rPr>
          <w:rFonts w:cstheme="minorHAnsi"/>
          <w:sz w:val="28"/>
          <w:szCs w:val="28"/>
        </w:rPr>
      </w:pPr>
      <w:r w:rsidRPr="00514F53">
        <w:rPr>
          <w:rFonts w:cstheme="minorHAnsi"/>
          <w:sz w:val="28"/>
          <w:szCs w:val="28"/>
        </w:rPr>
        <w:t>Advisor</w:t>
      </w:r>
      <w:r>
        <w:rPr>
          <w:rFonts w:cstheme="minorHAnsi"/>
          <w:sz w:val="28"/>
          <w:szCs w:val="28"/>
        </w:rPr>
        <w:t>s</w:t>
      </w:r>
    </w:p>
    <w:p w14:paraId="247F9219" w14:textId="77777777" w:rsidR="009C7323" w:rsidRDefault="009C7323" w:rsidP="009C7323">
      <w:pPr>
        <w:jc w:val="center"/>
        <w:rPr>
          <w:rFonts w:cstheme="minorHAnsi"/>
          <w:sz w:val="28"/>
          <w:szCs w:val="28"/>
        </w:rPr>
      </w:pPr>
      <w:r>
        <w:rPr>
          <w:rFonts w:cstheme="minorHAnsi"/>
          <w:sz w:val="28"/>
          <w:szCs w:val="28"/>
        </w:rPr>
        <w:t>Assoc. Prof</w:t>
      </w:r>
      <w:r w:rsidRPr="00514F53">
        <w:rPr>
          <w:rFonts w:cstheme="minorHAnsi"/>
          <w:sz w:val="28"/>
          <w:szCs w:val="28"/>
        </w:rPr>
        <w:t>. Tsvi Kuflik, The Department of Information Systems</w:t>
      </w:r>
    </w:p>
    <w:p w14:paraId="247F921A" w14:textId="77777777" w:rsidR="009C7323" w:rsidRDefault="009C7323" w:rsidP="009C7323">
      <w:pPr>
        <w:jc w:val="center"/>
        <w:rPr>
          <w:rFonts w:cstheme="minorHAnsi"/>
          <w:sz w:val="28"/>
          <w:szCs w:val="28"/>
        </w:rPr>
      </w:pPr>
      <w:r>
        <w:rPr>
          <w:rFonts w:cstheme="minorHAnsi"/>
          <w:sz w:val="28"/>
          <w:szCs w:val="28"/>
        </w:rPr>
        <w:t xml:space="preserve">Dr. </w:t>
      </w:r>
      <w:r w:rsidR="00D80CC0">
        <w:rPr>
          <w:rFonts w:cstheme="minorHAnsi"/>
          <w:sz w:val="28"/>
          <w:szCs w:val="28"/>
        </w:rPr>
        <w:t>A</w:t>
      </w:r>
      <w:r>
        <w:rPr>
          <w:rFonts w:cstheme="minorHAnsi"/>
          <w:sz w:val="28"/>
          <w:szCs w:val="28"/>
        </w:rPr>
        <w:t xml:space="preserve">li Hussein, </w:t>
      </w:r>
      <w:r w:rsidRPr="009C7323">
        <w:rPr>
          <w:rFonts w:cstheme="minorHAnsi"/>
          <w:sz w:val="28"/>
          <w:szCs w:val="28"/>
        </w:rPr>
        <w:t>Department of Arabic Language and Literature</w:t>
      </w:r>
      <w:r>
        <w:rPr>
          <w:rFonts w:cstheme="minorHAnsi"/>
          <w:sz w:val="28"/>
          <w:szCs w:val="28"/>
        </w:rPr>
        <w:t xml:space="preserve"> </w:t>
      </w:r>
    </w:p>
    <w:p w14:paraId="247F921B" w14:textId="77777777" w:rsidR="009C7323" w:rsidRPr="00514F53" w:rsidRDefault="009C7323" w:rsidP="009C7323">
      <w:pPr>
        <w:jc w:val="center"/>
        <w:rPr>
          <w:rFonts w:cstheme="minorHAnsi"/>
          <w:sz w:val="28"/>
          <w:szCs w:val="28"/>
        </w:rPr>
      </w:pPr>
    </w:p>
    <w:p w14:paraId="247F921C" w14:textId="77777777" w:rsidR="009C7323" w:rsidRPr="00514F53" w:rsidRDefault="009C7323" w:rsidP="009C7323">
      <w:pPr>
        <w:jc w:val="center"/>
        <w:rPr>
          <w:rFonts w:cstheme="minorHAnsi"/>
          <w:sz w:val="28"/>
          <w:szCs w:val="28"/>
        </w:rPr>
      </w:pPr>
    </w:p>
    <w:p w14:paraId="247F921D" w14:textId="77777777" w:rsidR="009C7323" w:rsidRDefault="009C7323" w:rsidP="007172DF">
      <w:pPr>
        <w:jc w:val="center"/>
        <w:rPr>
          <w:rStyle w:val="shorttext"/>
          <w:rFonts w:cs="Arial"/>
          <w:b/>
          <w:bCs/>
          <w:sz w:val="24"/>
          <w:szCs w:val="24"/>
        </w:rPr>
      </w:pPr>
      <w:r>
        <w:rPr>
          <w:rFonts w:cstheme="minorHAnsi"/>
          <w:sz w:val="28"/>
          <w:szCs w:val="28"/>
        </w:rPr>
        <w:t>September</w:t>
      </w:r>
      <w:r w:rsidRPr="00514F53">
        <w:rPr>
          <w:rFonts w:cstheme="minorHAnsi"/>
          <w:sz w:val="28"/>
          <w:szCs w:val="28"/>
        </w:rPr>
        <w:t xml:space="preserve"> 201</w:t>
      </w:r>
      <w:r>
        <w:rPr>
          <w:rFonts w:cstheme="minorHAnsi"/>
          <w:sz w:val="28"/>
          <w:szCs w:val="28"/>
        </w:rPr>
        <w:t>7</w:t>
      </w:r>
      <w:r>
        <w:rPr>
          <w:rStyle w:val="shorttext"/>
          <w:rFonts w:cs="Arial"/>
          <w:b/>
          <w:bCs/>
          <w:sz w:val="24"/>
          <w:szCs w:val="24"/>
        </w:rPr>
        <w:br w:type="page"/>
      </w:r>
    </w:p>
    <w:tbl>
      <w:tblPr>
        <w:tblStyle w:val="TableGrid"/>
        <w:tblpPr w:leftFromText="180" w:rightFromText="180" w:vertAnchor="text" w:horzAnchor="margin" w:tblpY="1098"/>
        <w:tblW w:w="0" w:type="auto"/>
        <w:tblLook w:val="04A0" w:firstRow="1" w:lastRow="0" w:firstColumn="1" w:lastColumn="0" w:noHBand="0" w:noVBand="1"/>
      </w:tblPr>
      <w:tblGrid>
        <w:gridCol w:w="4835"/>
        <w:gridCol w:w="4741"/>
      </w:tblGrid>
      <w:tr w:rsidR="00EF3B11" w14:paraId="247F9220" w14:textId="77777777" w:rsidTr="00EF3B11">
        <w:tc>
          <w:tcPr>
            <w:tcW w:w="5335" w:type="dxa"/>
          </w:tcPr>
          <w:p w14:paraId="247F921E" w14:textId="77777777" w:rsidR="00EF3B11" w:rsidRDefault="00EF3B11" w:rsidP="00EF3B11">
            <w:pPr>
              <w:rPr>
                <w:b/>
                <w:bCs/>
                <w:sz w:val="24"/>
                <w:szCs w:val="24"/>
              </w:rPr>
            </w:pPr>
            <w:r>
              <w:rPr>
                <w:b/>
                <w:bCs/>
                <w:sz w:val="24"/>
                <w:szCs w:val="24"/>
              </w:rPr>
              <w:t>Title</w:t>
            </w:r>
          </w:p>
        </w:tc>
        <w:tc>
          <w:tcPr>
            <w:tcW w:w="5335" w:type="dxa"/>
          </w:tcPr>
          <w:p w14:paraId="247F921F" w14:textId="77777777" w:rsidR="00EF3B11" w:rsidRDefault="00EF3B11" w:rsidP="00EF3B11">
            <w:pPr>
              <w:rPr>
                <w:b/>
                <w:bCs/>
                <w:sz w:val="24"/>
                <w:szCs w:val="24"/>
              </w:rPr>
            </w:pPr>
            <w:r>
              <w:rPr>
                <w:b/>
                <w:bCs/>
                <w:sz w:val="24"/>
                <w:szCs w:val="24"/>
              </w:rPr>
              <w:t>Page</w:t>
            </w:r>
          </w:p>
        </w:tc>
      </w:tr>
      <w:tr w:rsidR="00EF3B11" w14:paraId="247F9223" w14:textId="77777777" w:rsidTr="00EF3B11">
        <w:tc>
          <w:tcPr>
            <w:tcW w:w="5335" w:type="dxa"/>
          </w:tcPr>
          <w:p w14:paraId="247F9221" w14:textId="77777777" w:rsidR="00EF3B11" w:rsidRPr="00EF3B11" w:rsidRDefault="00EF3B11" w:rsidP="00EF3B11">
            <w:pPr>
              <w:rPr>
                <w:sz w:val="24"/>
                <w:szCs w:val="24"/>
              </w:rPr>
            </w:pPr>
            <w:r w:rsidRPr="00EF3B11">
              <w:rPr>
                <w:sz w:val="24"/>
                <w:szCs w:val="24"/>
              </w:rPr>
              <w:t>Introduction</w:t>
            </w:r>
          </w:p>
        </w:tc>
        <w:tc>
          <w:tcPr>
            <w:tcW w:w="5335" w:type="dxa"/>
          </w:tcPr>
          <w:p w14:paraId="247F9222" w14:textId="77777777" w:rsidR="00EF3B11" w:rsidRDefault="00E57330" w:rsidP="00EF3B11">
            <w:pPr>
              <w:rPr>
                <w:b/>
                <w:bCs/>
                <w:sz w:val="24"/>
                <w:szCs w:val="24"/>
              </w:rPr>
            </w:pPr>
            <w:r>
              <w:rPr>
                <w:b/>
                <w:bCs/>
                <w:sz w:val="24"/>
                <w:szCs w:val="24"/>
              </w:rPr>
              <w:t>3</w:t>
            </w:r>
          </w:p>
        </w:tc>
      </w:tr>
      <w:tr w:rsidR="00EF3B11" w14:paraId="247F9226" w14:textId="77777777" w:rsidTr="00EF3B11">
        <w:tc>
          <w:tcPr>
            <w:tcW w:w="5335" w:type="dxa"/>
          </w:tcPr>
          <w:p w14:paraId="247F9224" w14:textId="77777777" w:rsidR="00EF3B11" w:rsidRPr="00EF3B11" w:rsidRDefault="00EF3B11" w:rsidP="00EF3B11">
            <w:pPr>
              <w:rPr>
                <w:sz w:val="24"/>
                <w:szCs w:val="24"/>
              </w:rPr>
            </w:pPr>
            <w:r w:rsidRPr="00EF3B11">
              <w:rPr>
                <w:sz w:val="24"/>
                <w:szCs w:val="24"/>
              </w:rPr>
              <w:t>Background and related work</w:t>
            </w:r>
          </w:p>
        </w:tc>
        <w:tc>
          <w:tcPr>
            <w:tcW w:w="5335" w:type="dxa"/>
          </w:tcPr>
          <w:p w14:paraId="247F9225" w14:textId="77777777" w:rsidR="00EF3B11" w:rsidRDefault="00E43840" w:rsidP="00EF3B11">
            <w:pPr>
              <w:rPr>
                <w:b/>
                <w:bCs/>
                <w:sz w:val="24"/>
                <w:szCs w:val="24"/>
              </w:rPr>
            </w:pPr>
            <w:r>
              <w:rPr>
                <w:b/>
                <w:bCs/>
                <w:sz w:val="24"/>
                <w:szCs w:val="24"/>
              </w:rPr>
              <w:t>3</w:t>
            </w:r>
          </w:p>
        </w:tc>
      </w:tr>
      <w:tr w:rsidR="00EF3B11" w14:paraId="247F9229" w14:textId="77777777" w:rsidTr="00EF3B11">
        <w:tc>
          <w:tcPr>
            <w:tcW w:w="5335" w:type="dxa"/>
          </w:tcPr>
          <w:p w14:paraId="247F9227" w14:textId="77777777" w:rsidR="00EF3B11" w:rsidRPr="00EF3B11" w:rsidRDefault="00EF3B11" w:rsidP="00EF3B11">
            <w:pPr>
              <w:rPr>
                <w:sz w:val="24"/>
                <w:szCs w:val="24"/>
              </w:rPr>
            </w:pPr>
            <w:r w:rsidRPr="00EF3B11">
              <w:rPr>
                <w:sz w:val="24"/>
                <w:szCs w:val="24"/>
              </w:rPr>
              <w:t>Research goal and questions</w:t>
            </w:r>
          </w:p>
        </w:tc>
        <w:tc>
          <w:tcPr>
            <w:tcW w:w="5335" w:type="dxa"/>
          </w:tcPr>
          <w:p w14:paraId="247F9228" w14:textId="77777777" w:rsidR="00EF3B11" w:rsidRDefault="00E43840" w:rsidP="00EF3B11">
            <w:pPr>
              <w:rPr>
                <w:b/>
                <w:bCs/>
                <w:sz w:val="24"/>
                <w:szCs w:val="24"/>
              </w:rPr>
            </w:pPr>
            <w:r>
              <w:rPr>
                <w:b/>
                <w:bCs/>
                <w:sz w:val="24"/>
                <w:szCs w:val="24"/>
              </w:rPr>
              <w:t>9</w:t>
            </w:r>
          </w:p>
        </w:tc>
      </w:tr>
      <w:tr w:rsidR="00E43840" w14:paraId="247F922C" w14:textId="77777777" w:rsidTr="00EF3B11">
        <w:tc>
          <w:tcPr>
            <w:tcW w:w="5335" w:type="dxa"/>
          </w:tcPr>
          <w:p w14:paraId="247F922A" w14:textId="77777777" w:rsidR="00E43840" w:rsidRPr="00E43840" w:rsidRDefault="00E43840" w:rsidP="00E43840">
            <w:pPr>
              <w:pStyle w:val="ACLFirstLine"/>
              <w:ind w:firstLine="0"/>
              <w:rPr>
                <w:spacing w:val="0"/>
                <w:kern w:val="0"/>
                <w:sz w:val="24"/>
                <w:szCs w:val="24"/>
                <w:lang w:eastAsia="en-US"/>
              </w:rPr>
            </w:pPr>
            <w:r w:rsidRPr="00E43840">
              <w:rPr>
                <w:sz w:val="24"/>
                <w:szCs w:val="24"/>
              </w:rPr>
              <w:t>Tools and Methods</w:t>
            </w:r>
          </w:p>
        </w:tc>
        <w:tc>
          <w:tcPr>
            <w:tcW w:w="5335" w:type="dxa"/>
          </w:tcPr>
          <w:p w14:paraId="247F922B" w14:textId="77777777" w:rsidR="00E43840" w:rsidRDefault="00E43840" w:rsidP="00EF3B11">
            <w:pPr>
              <w:rPr>
                <w:b/>
                <w:bCs/>
                <w:sz w:val="24"/>
                <w:szCs w:val="24"/>
              </w:rPr>
            </w:pPr>
            <w:r>
              <w:rPr>
                <w:b/>
                <w:bCs/>
                <w:sz w:val="24"/>
                <w:szCs w:val="24"/>
              </w:rPr>
              <w:t>10</w:t>
            </w:r>
          </w:p>
        </w:tc>
      </w:tr>
      <w:tr w:rsidR="00EF3B11" w14:paraId="247F922F" w14:textId="77777777" w:rsidTr="00EF3B11">
        <w:tc>
          <w:tcPr>
            <w:tcW w:w="5335" w:type="dxa"/>
          </w:tcPr>
          <w:p w14:paraId="247F922D" w14:textId="77777777" w:rsidR="00EF3B11" w:rsidRPr="00EF3B11" w:rsidRDefault="00EF3B11" w:rsidP="00EF3B11">
            <w:pPr>
              <w:rPr>
                <w:sz w:val="24"/>
                <w:szCs w:val="24"/>
              </w:rPr>
            </w:pPr>
            <w:r w:rsidRPr="00EF3B11">
              <w:rPr>
                <w:sz w:val="24"/>
                <w:szCs w:val="24"/>
              </w:rPr>
              <w:t>Research plan</w:t>
            </w:r>
          </w:p>
        </w:tc>
        <w:tc>
          <w:tcPr>
            <w:tcW w:w="5335" w:type="dxa"/>
          </w:tcPr>
          <w:p w14:paraId="247F922E" w14:textId="77777777" w:rsidR="00EF3B11" w:rsidRDefault="00E43840" w:rsidP="00EF3B11">
            <w:pPr>
              <w:rPr>
                <w:b/>
                <w:bCs/>
                <w:sz w:val="24"/>
                <w:szCs w:val="24"/>
              </w:rPr>
            </w:pPr>
            <w:r>
              <w:rPr>
                <w:b/>
                <w:bCs/>
                <w:sz w:val="24"/>
                <w:szCs w:val="24"/>
              </w:rPr>
              <w:t>10</w:t>
            </w:r>
          </w:p>
        </w:tc>
      </w:tr>
      <w:tr w:rsidR="00EF3B11" w14:paraId="247F9232" w14:textId="77777777" w:rsidTr="00EF3B11">
        <w:tc>
          <w:tcPr>
            <w:tcW w:w="5335" w:type="dxa"/>
          </w:tcPr>
          <w:p w14:paraId="247F9230" w14:textId="77777777" w:rsidR="00EF3B11" w:rsidRPr="00EF3B11" w:rsidRDefault="00EF3B11" w:rsidP="00EF3B11">
            <w:pPr>
              <w:rPr>
                <w:sz w:val="24"/>
                <w:szCs w:val="24"/>
              </w:rPr>
            </w:pPr>
            <w:r w:rsidRPr="00EF3B11">
              <w:rPr>
                <w:sz w:val="24"/>
                <w:szCs w:val="24"/>
              </w:rPr>
              <w:t>Reference</w:t>
            </w:r>
          </w:p>
        </w:tc>
        <w:tc>
          <w:tcPr>
            <w:tcW w:w="5335" w:type="dxa"/>
          </w:tcPr>
          <w:p w14:paraId="247F9231" w14:textId="77777777" w:rsidR="00EF3B11" w:rsidRDefault="00E43840" w:rsidP="00EF3B11">
            <w:pPr>
              <w:rPr>
                <w:b/>
                <w:bCs/>
                <w:sz w:val="24"/>
                <w:szCs w:val="24"/>
              </w:rPr>
            </w:pPr>
            <w:r>
              <w:rPr>
                <w:b/>
                <w:bCs/>
                <w:sz w:val="24"/>
                <w:szCs w:val="24"/>
              </w:rPr>
              <w:t>11</w:t>
            </w:r>
          </w:p>
        </w:tc>
      </w:tr>
    </w:tbl>
    <w:p w14:paraId="247F9233" w14:textId="77777777" w:rsidR="00EF3B11" w:rsidRPr="00E43840" w:rsidRDefault="005154FA">
      <w:pPr>
        <w:rPr>
          <w:b/>
          <w:bCs/>
          <w:sz w:val="28"/>
          <w:szCs w:val="28"/>
        </w:rPr>
      </w:pPr>
      <w:r w:rsidRPr="00E43840">
        <w:rPr>
          <w:rStyle w:val="shorttext"/>
          <w:rFonts w:cs="Arial"/>
          <w:b/>
          <w:bCs/>
          <w:sz w:val="28"/>
          <w:szCs w:val="28"/>
          <w:lang w:val="en"/>
        </w:rPr>
        <w:t>T</w:t>
      </w:r>
      <w:r w:rsidR="000F3403" w:rsidRPr="00E43840">
        <w:rPr>
          <w:rStyle w:val="shorttext"/>
          <w:rFonts w:cs="Arial"/>
          <w:b/>
          <w:bCs/>
          <w:sz w:val="28"/>
          <w:szCs w:val="28"/>
          <w:lang w:val="en"/>
        </w:rPr>
        <w:t>ab</w:t>
      </w:r>
      <w:r w:rsidRPr="00E43840">
        <w:rPr>
          <w:rStyle w:val="shorttext"/>
          <w:rFonts w:cs="Arial"/>
          <w:b/>
          <w:bCs/>
          <w:sz w:val="28"/>
          <w:szCs w:val="28"/>
          <w:lang w:val="en"/>
        </w:rPr>
        <w:t>le</w:t>
      </w:r>
      <w:r w:rsidR="000F3403" w:rsidRPr="00E43840">
        <w:rPr>
          <w:rStyle w:val="shorttext"/>
          <w:rFonts w:cs="Arial"/>
          <w:b/>
          <w:bCs/>
          <w:sz w:val="28"/>
          <w:szCs w:val="28"/>
          <w:lang w:val="en"/>
        </w:rPr>
        <w:t xml:space="preserve"> of contents</w:t>
      </w:r>
      <w:r w:rsidRPr="00E43840">
        <w:rPr>
          <w:rStyle w:val="shorttext"/>
          <w:rFonts w:cs="Arial"/>
          <w:b/>
          <w:bCs/>
          <w:sz w:val="28"/>
          <w:szCs w:val="28"/>
          <w:lang w:val="en"/>
        </w:rPr>
        <w:t>:</w:t>
      </w:r>
      <w:r w:rsidR="000F3403" w:rsidRPr="00E43840">
        <w:rPr>
          <w:b/>
          <w:bCs/>
          <w:sz w:val="28"/>
          <w:szCs w:val="28"/>
        </w:rPr>
        <w:br w:type="page"/>
      </w:r>
    </w:p>
    <w:p w14:paraId="247F9234" w14:textId="77777777" w:rsidR="005154FA" w:rsidRPr="00E43840" w:rsidRDefault="005154FA" w:rsidP="005154FA">
      <w:pPr>
        <w:rPr>
          <w:b/>
          <w:bCs/>
          <w:sz w:val="28"/>
          <w:szCs w:val="28"/>
        </w:rPr>
      </w:pPr>
      <w:r w:rsidRPr="00E43840">
        <w:rPr>
          <w:b/>
          <w:bCs/>
          <w:sz w:val="28"/>
          <w:szCs w:val="28"/>
        </w:rPr>
        <w:t>Introduction</w:t>
      </w:r>
    </w:p>
    <w:p w14:paraId="247F9235" w14:textId="3331584B" w:rsidR="00B85FDC" w:rsidRPr="00533367" w:rsidRDefault="00B85FDC" w:rsidP="004825D2">
      <w:pPr>
        <w:pStyle w:val="ACLFirstLine"/>
        <w:spacing w:line="360" w:lineRule="auto"/>
        <w:rPr>
          <w:lang w:bidi="he-IL"/>
        </w:rPr>
      </w:pPr>
      <w:r w:rsidRPr="00533367">
        <w:rPr>
          <w:lang w:bidi="he-IL"/>
        </w:rPr>
        <w:t xml:space="preserve">Rhetoric is the art of persuasion through </w:t>
      </w:r>
      <w:r w:rsidR="00411B49" w:rsidRPr="00533367">
        <w:rPr>
          <w:lang w:bidi="he-IL"/>
        </w:rPr>
        <w:t xml:space="preserve">language. </w:t>
      </w:r>
      <w:r w:rsidRPr="00533367">
        <w:rPr>
          <w:lang w:bidi="he-IL"/>
        </w:rPr>
        <w:t xml:space="preserve">This art describes the means a person can use to convey a particular idea in the most appropriate way to convince or affecting the emotions of the readers/audience; and </w:t>
      </w:r>
      <w:proofErr w:type="gramStart"/>
      <w:r w:rsidRPr="00533367">
        <w:rPr>
          <w:lang w:bidi="he-IL"/>
        </w:rPr>
        <w:t>also</w:t>
      </w:r>
      <w:proofErr w:type="gramEnd"/>
      <w:r w:rsidRPr="00533367">
        <w:rPr>
          <w:lang w:bidi="he-IL"/>
        </w:rPr>
        <w:t xml:space="preserve"> it is a means of expressing, or showing, the skills of the poet to use the language skillfully.</w:t>
      </w:r>
      <w:r w:rsidR="00411B49" w:rsidRPr="00533367">
        <w:rPr>
          <w:lang w:bidi="he-IL"/>
        </w:rPr>
        <w:t xml:space="preserve"> </w:t>
      </w:r>
      <w:r w:rsidRPr="00533367">
        <w:rPr>
          <w:lang w:bidi="he-IL"/>
        </w:rPr>
        <w:t>Rhetorical elements are the linguistic-stylistic means that help to capture the heart of the reader, to persuade, and to interest the reader in the veracity of the information, in the correctness of the position and in the validity of the arguments. Rhetorical elements are used in prose writings and poetry, and each of these elements has two types, classical and modern [</w:t>
      </w:r>
      <w:r w:rsidR="0049388A" w:rsidRPr="00533367">
        <w:rPr>
          <w:lang w:bidi="he-IL"/>
        </w:rPr>
        <w:t>1</w:t>
      </w:r>
      <w:proofErr w:type="gramStart"/>
      <w:r w:rsidRPr="00533367">
        <w:rPr>
          <w:lang w:bidi="he-IL"/>
        </w:rPr>
        <w:t>] .</w:t>
      </w:r>
      <w:proofErr w:type="gramEnd"/>
      <w:del w:id="0" w:author="צבי קופליק" w:date="2017-12-10T18:30:00Z">
        <w:r w:rsidRPr="00533367" w:rsidDel="004825D2">
          <w:rPr>
            <w:lang w:bidi="he-IL"/>
          </w:rPr>
          <w:delText>This proposal will focus on rhetorical elements in classical poetry.</w:delText>
        </w:r>
      </w:del>
    </w:p>
    <w:p w14:paraId="247F9236" w14:textId="77777777" w:rsidR="00A83D67" w:rsidRPr="00533367" w:rsidRDefault="00A83D67" w:rsidP="00533367">
      <w:pPr>
        <w:pStyle w:val="ACLFirstLine"/>
        <w:spacing w:line="360" w:lineRule="auto"/>
        <w:rPr>
          <w:lang w:bidi="he-IL"/>
        </w:rPr>
      </w:pPr>
      <w:r w:rsidRPr="00533367">
        <w:rPr>
          <w:lang w:bidi="he-IL"/>
        </w:rPr>
        <w:t xml:space="preserve">Scholars of Arabic poetry explore the procedure of writing poetry via different explorations. One of the explorations focus on the use of rhetorical elements in it, where one of the insights is to identify these elements. The main problem is that the manual identification process is time-consuming, and requires high level specialists in Arabic literature. </w:t>
      </w:r>
    </w:p>
    <w:p w14:paraId="247F9237" w14:textId="77777777" w:rsidR="00A83D67" w:rsidRPr="00533367" w:rsidRDefault="00A83D67" w:rsidP="00533367">
      <w:pPr>
        <w:pStyle w:val="ACLFirstLine"/>
        <w:spacing w:line="360" w:lineRule="auto"/>
        <w:rPr>
          <w:lang w:bidi="he-IL"/>
        </w:rPr>
      </w:pPr>
      <w:r w:rsidRPr="00533367">
        <w:rPr>
          <w:lang w:bidi="he-IL"/>
        </w:rPr>
        <w:t>In order to identify rhetorical elements, is must understanding the properties of each element. The proposed research will suggest, demonstrate and evaluate an automatic framework for identifying rhetoric elements in classical Arabic poetry mentioned above, which is based on natural language processing (NLP) techniques.</w:t>
      </w:r>
    </w:p>
    <w:p w14:paraId="247F9238" w14:textId="77777777" w:rsidR="00841D1D" w:rsidRDefault="00841D1D" w:rsidP="005154FA">
      <w:pPr>
        <w:rPr>
          <w:b/>
          <w:bCs/>
          <w:sz w:val="24"/>
          <w:szCs w:val="24"/>
        </w:rPr>
      </w:pPr>
    </w:p>
    <w:p w14:paraId="247F9239" w14:textId="77777777" w:rsidR="005154FA" w:rsidRPr="00E43840" w:rsidRDefault="005154FA" w:rsidP="005154FA">
      <w:pPr>
        <w:rPr>
          <w:b/>
          <w:bCs/>
          <w:sz w:val="28"/>
          <w:szCs w:val="28"/>
        </w:rPr>
      </w:pPr>
      <w:r w:rsidRPr="00E43840">
        <w:rPr>
          <w:b/>
          <w:bCs/>
          <w:sz w:val="28"/>
          <w:szCs w:val="28"/>
        </w:rPr>
        <w:t>Background and related work:</w:t>
      </w:r>
    </w:p>
    <w:p w14:paraId="247F923A" w14:textId="77777777" w:rsidR="00A83D67" w:rsidRPr="00E5581D" w:rsidRDefault="00A83D67" w:rsidP="00A83D67">
      <w:pPr>
        <w:pStyle w:val="ACLFirstLine"/>
        <w:ind w:firstLine="0"/>
        <w:rPr>
          <w:u w:val="single"/>
        </w:rPr>
      </w:pPr>
      <w:r w:rsidRPr="00E5581D">
        <w:rPr>
          <w:u w:val="single"/>
        </w:rPr>
        <w:t>Classical Arabic Poetry</w:t>
      </w:r>
    </w:p>
    <w:p w14:paraId="247F923B" w14:textId="77777777" w:rsidR="00A83D67" w:rsidRDefault="00A83D67" w:rsidP="00E5581D">
      <w:pPr>
        <w:pStyle w:val="ACLFirstLine"/>
        <w:spacing w:line="360" w:lineRule="auto"/>
      </w:pPr>
      <w:r>
        <w:t xml:space="preserve">The classical Arabic poetry is one of the most important means that reflects the life of the Arabs in ancient periods. </w:t>
      </w:r>
      <w:r w:rsidRPr="00000421">
        <w:t>Many poets used poetry to tell their experiences; Such as war, love, praise and more</w:t>
      </w:r>
      <w:r>
        <w:t>. This poetry was known for its eloquence. The structure of classical Arabic poetry consists of consecutive lines, each line is divided into two parts, so-called “Sadr-</w:t>
      </w:r>
      <w:r>
        <w:rPr>
          <w:rFonts w:hint="cs"/>
          <w:rtl/>
        </w:rPr>
        <w:t>صدر</w:t>
      </w:r>
      <w:r>
        <w:t>” and “</w:t>
      </w:r>
      <w:proofErr w:type="spellStart"/>
      <w:r>
        <w:t>Ajuz</w:t>
      </w:r>
      <w:proofErr w:type="spellEnd"/>
      <w:r>
        <w:t>-</w:t>
      </w:r>
      <w:r>
        <w:rPr>
          <w:rFonts w:hint="cs"/>
          <w:rtl/>
        </w:rPr>
        <w:t>عجز</w:t>
      </w:r>
      <w:r>
        <w:t>” respectively, and Ex1 is an example of one line.</w:t>
      </w:r>
    </w:p>
    <w:p w14:paraId="247F923C" w14:textId="77777777" w:rsidR="00A83D67" w:rsidRDefault="00A83D67" w:rsidP="00A83D67">
      <w:pPr>
        <w:pStyle w:val="ACLFirstLine"/>
        <w:jc w:val="center"/>
        <w:rPr>
          <w:sz w:val="18"/>
          <w:szCs w:val="18"/>
        </w:rPr>
      </w:pPr>
      <w:r>
        <w:rPr>
          <w:sz w:val="18"/>
          <w:szCs w:val="18"/>
        </w:rPr>
        <w:t>“</w:t>
      </w:r>
      <w:r>
        <w:rPr>
          <w:rFonts w:hint="cs"/>
          <w:sz w:val="18"/>
          <w:szCs w:val="18"/>
          <w:rtl/>
        </w:rPr>
        <w:t>ولا عيب فيهم غير ان سيوفهم   -    بهن فلول من قراع كتائب</w:t>
      </w:r>
      <w:r>
        <w:rPr>
          <w:sz w:val="18"/>
          <w:szCs w:val="18"/>
        </w:rPr>
        <w:t>”</w:t>
      </w:r>
    </w:p>
    <w:p w14:paraId="247F923D" w14:textId="77777777" w:rsidR="00A83D67" w:rsidRDefault="00A83D67" w:rsidP="00A83D67">
      <w:pPr>
        <w:pStyle w:val="ACLFirstLine"/>
        <w:jc w:val="center"/>
      </w:pPr>
      <w:r>
        <w:rPr>
          <w:sz w:val="16"/>
          <w:szCs w:val="16"/>
        </w:rPr>
        <w:t>Ex1. One line taken from ancient Arabic poetry.</w:t>
      </w:r>
    </w:p>
    <w:p w14:paraId="247F923E" w14:textId="77777777" w:rsidR="00A83D67" w:rsidRDefault="00A83D67" w:rsidP="00A83D67">
      <w:pPr>
        <w:pStyle w:val="ACLFirstLine"/>
      </w:pPr>
    </w:p>
    <w:p w14:paraId="247F923F" w14:textId="77777777" w:rsidR="00A83D67" w:rsidRDefault="00A83D67" w:rsidP="00E5581D">
      <w:pPr>
        <w:pStyle w:val="ACLFirstLine"/>
        <w:spacing w:line="360" w:lineRule="auto"/>
      </w:pPr>
      <w:r>
        <w:t xml:space="preserve">In Arabic poetry, </w:t>
      </w:r>
      <w:r w:rsidRPr="00EE5613">
        <w:t xml:space="preserve">there are </w:t>
      </w:r>
      <w:r w:rsidRPr="00EE5613">
        <w:rPr>
          <w:rStyle w:val="shorttext"/>
          <w:rFonts w:cs="Arial"/>
          <w:lang w:val="en"/>
        </w:rPr>
        <w:t xml:space="preserve">more than 80 rhetorical </w:t>
      </w:r>
      <w:r w:rsidRPr="00EE5613">
        <w:rPr>
          <w:rStyle w:val="shorttext"/>
          <w:rFonts w:cs="Arial"/>
          <w:lang w:bidi="ar-AE"/>
        </w:rPr>
        <w:t>elements</w:t>
      </w:r>
      <w:r w:rsidRPr="00EE5613">
        <w:t>. In this</w:t>
      </w:r>
      <w:r>
        <w:t xml:space="preserve"> proposal we focus on 9 elements only - </w:t>
      </w:r>
      <w:r w:rsidRPr="00C04D33">
        <w:t>Most elements are complex and need to be thought by a person to identify them</w:t>
      </w:r>
      <w:r w:rsidRPr="00C4724B">
        <w:t>, so we chose to focus only on those elements that in our mind the machine can identify them</w:t>
      </w:r>
      <w:r>
        <w:t>. All follows (the definitions are taken from [2]):</w:t>
      </w:r>
    </w:p>
    <w:p w14:paraId="247F9240" w14:textId="77777777" w:rsidR="00A83D67" w:rsidRDefault="00A83D67" w:rsidP="00E5581D">
      <w:pPr>
        <w:pStyle w:val="ACLFirstLine"/>
        <w:numPr>
          <w:ilvl w:val="0"/>
          <w:numId w:val="7"/>
        </w:numPr>
        <w:spacing w:line="360" w:lineRule="auto"/>
        <w:rPr>
          <w:i/>
          <w:iCs/>
        </w:rPr>
      </w:pPr>
      <w:r>
        <w:rPr>
          <w:i/>
          <w:iCs/>
        </w:rPr>
        <w:t>Simile (</w:t>
      </w:r>
      <w:proofErr w:type="spellStart"/>
      <w:r>
        <w:rPr>
          <w:i/>
          <w:iCs/>
        </w:rPr>
        <w:t>Tashbih</w:t>
      </w:r>
      <w:proofErr w:type="spellEnd"/>
      <w:r>
        <w:rPr>
          <w:i/>
          <w:iCs/>
        </w:rPr>
        <w:t xml:space="preserve"> </w:t>
      </w:r>
      <w:r>
        <w:rPr>
          <w:rFonts w:hint="cs"/>
          <w:i/>
          <w:iCs/>
          <w:rtl/>
        </w:rPr>
        <w:t>التشبيه</w:t>
      </w:r>
      <w:r>
        <w:rPr>
          <w:i/>
          <w:iCs/>
        </w:rPr>
        <w:t xml:space="preserve">) </w:t>
      </w:r>
    </w:p>
    <w:p w14:paraId="247F9241" w14:textId="77777777" w:rsidR="00A83D67" w:rsidRDefault="00A83D67" w:rsidP="00E5581D">
      <w:pPr>
        <w:pStyle w:val="ACLFirstLine"/>
        <w:spacing w:line="360" w:lineRule="auto"/>
        <w:ind w:left="720" w:firstLine="0"/>
      </w:pPr>
      <w:r>
        <w:t xml:space="preserve">It is an indication, by the use of “Like” or some such word, whether it is explicitly or implicitly </w:t>
      </w:r>
      <w:proofErr w:type="gramStart"/>
      <w:r>
        <w:t>indicate</w:t>
      </w:r>
      <w:proofErr w:type="gramEnd"/>
      <w:r>
        <w:t xml:space="preserve"> that a certain object or condition shares some attribute/s with another object or condition. The first object or condition is called the tenor, and the second is called the vehicle {</w:t>
      </w:r>
      <w:r>
        <w:rPr>
          <w:rFonts w:hint="cs"/>
          <w:rtl/>
        </w:rPr>
        <w:t>مثل, كأن, كأنما, كما, كـ, شبه, حسب, خال</w:t>
      </w:r>
      <w:r>
        <w:t>}, while the shared attribute is the ground for the comparison.</w:t>
      </w:r>
    </w:p>
    <w:p w14:paraId="247F9242" w14:textId="77777777" w:rsidR="00A83D67" w:rsidRDefault="00A83D67" w:rsidP="00E5581D">
      <w:pPr>
        <w:pStyle w:val="ACLFirstLine"/>
        <w:spacing w:line="360" w:lineRule="auto"/>
        <w:ind w:firstLine="708"/>
      </w:pPr>
      <w:r>
        <w:t xml:space="preserve">Here is an example by </w:t>
      </w:r>
      <w:proofErr w:type="spellStart"/>
      <w:r>
        <w:t>abū</w:t>
      </w:r>
      <w:proofErr w:type="spellEnd"/>
      <w:r>
        <w:t xml:space="preserve"> </w:t>
      </w:r>
      <w:proofErr w:type="spellStart"/>
      <w:r>
        <w:t>Tammām</w:t>
      </w:r>
      <w:proofErr w:type="spellEnd"/>
      <w:r>
        <w:t>:</w:t>
      </w:r>
    </w:p>
    <w:p w14:paraId="247F9243" w14:textId="77777777" w:rsidR="00A83D67" w:rsidRDefault="00A83D67" w:rsidP="00A83D67">
      <w:pPr>
        <w:pStyle w:val="ACLFirstLine"/>
        <w:ind w:left="720"/>
        <w:jc w:val="center"/>
        <w:rPr>
          <w:sz w:val="18"/>
          <w:szCs w:val="18"/>
        </w:rPr>
      </w:pPr>
      <w:r>
        <w:rPr>
          <w:sz w:val="18"/>
          <w:szCs w:val="18"/>
        </w:rPr>
        <w:t xml:space="preserve">"He mingled bravery with reticence so that it </w:t>
      </w:r>
      <w:r w:rsidRPr="002C6042">
        <w:rPr>
          <w:b/>
          <w:bCs/>
          <w:sz w:val="18"/>
          <w:szCs w:val="18"/>
        </w:rPr>
        <w:t>seemed</w:t>
      </w:r>
    </w:p>
    <w:p w14:paraId="247F9244" w14:textId="77777777" w:rsidR="00A83D67" w:rsidRDefault="00A83D67" w:rsidP="00A83D67">
      <w:pPr>
        <w:pStyle w:val="ACLFirstLine"/>
        <w:ind w:left="720" w:firstLine="0"/>
        <w:jc w:val="center"/>
        <w:rPr>
          <w:sz w:val="18"/>
          <w:szCs w:val="18"/>
        </w:rPr>
      </w:pPr>
      <w:r w:rsidRPr="002C6042">
        <w:rPr>
          <w:b/>
          <w:bCs/>
          <w:sz w:val="18"/>
          <w:szCs w:val="18"/>
        </w:rPr>
        <w:t xml:space="preserve">Like </w:t>
      </w:r>
      <w:r>
        <w:rPr>
          <w:sz w:val="18"/>
          <w:szCs w:val="18"/>
        </w:rPr>
        <w:t>beauty joined to coquetry in a lover’s eyes"</w:t>
      </w:r>
    </w:p>
    <w:p w14:paraId="247F9245" w14:textId="77777777" w:rsidR="00A83D67" w:rsidRDefault="00A83D67" w:rsidP="00E5581D">
      <w:pPr>
        <w:pStyle w:val="ACLFirstLine"/>
        <w:numPr>
          <w:ilvl w:val="0"/>
          <w:numId w:val="7"/>
        </w:numPr>
        <w:spacing w:line="360" w:lineRule="auto"/>
        <w:rPr>
          <w:i/>
          <w:iCs/>
        </w:rPr>
      </w:pPr>
      <w:r>
        <w:rPr>
          <w:i/>
          <w:iCs/>
        </w:rPr>
        <w:t>Flowing (</w:t>
      </w:r>
      <w:proofErr w:type="spellStart"/>
      <w:r>
        <w:rPr>
          <w:i/>
          <w:iCs/>
        </w:rPr>
        <w:t>Ittirad</w:t>
      </w:r>
      <w:proofErr w:type="spellEnd"/>
      <w:r>
        <w:rPr>
          <w:i/>
          <w:iCs/>
        </w:rPr>
        <w:t xml:space="preserve"> </w:t>
      </w:r>
      <w:r>
        <w:rPr>
          <w:rFonts w:hint="cs"/>
          <w:i/>
          <w:iCs/>
          <w:rtl/>
        </w:rPr>
        <w:t>الاطراد</w:t>
      </w:r>
      <w:r>
        <w:rPr>
          <w:i/>
          <w:iCs/>
        </w:rPr>
        <w:t>)</w:t>
      </w:r>
    </w:p>
    <w:p w14:paraId="247F9246" w14:textId="77777777" w:rsidR="00A83D67" w:rsidRDefault="00A83D67" w:rsidP="00E5581D">
      <w:pPr>
        <w:pStyle w:val="ACLFirstLine"/>
        <w:spacing w:line="360" w:lineRule="auto"/>
        <w:ind w:left="720" w:firstLine="0"/>
      </w:pPr>
      <w:r>
        <w:t xml:space="preserve">It is the inclusion in a single verse of the given name of the person praised, his patronymic, honorific and descriptive titles as well as the name of his father and grandfather and that of the tribe, all in the appropriate order, and including as few intrusive words as possible. Here is an example by Ibn </w:t>
      </w:r>
      <w:proofErr w:type="spellStart"/>
      <w:r>
        <w:t>Durayd</w:t>
      </w:r>
      <w:proofErr w:type="spellEnd"/>
      <w:r>
        <w:t>:</w:t>
      </w:r>
    </w:p>
    <w:p w14:paraId="247F9247" w14:textId="77777777" w:rsidR="00A83D67" w:rsidRDefault="00A83D67" w:rsidP="00A83D67">
      <w:pPr>
        <w:pStyle w:val="ACLFirstLine"/>
        <w:ind w:left="720" w:firstLine="0"/>
        <w:jc w:val="center"/>
        <w:rPr>
          <w:sz w:val="18"/>
          <w:szCs w:val="18"/>
        </w:rPr>
      </w:pPr>
      <w:r>
        <w:rPr>
          <w:sz w:val="18"/>
          <w:szCs w:val="18"/>
        </w:rPr>
        <w:t>"</w:t>
      </w:r>
      <w:proofErr w:type="spellStart"/>
      <w:r>
        <w:rPr>
          <w:sz w:val="18"/>
          <w:szCs w:val="18"/>
        </w:rPr>
        <w:t>Iyād</w:t>
      </w:r>
      <w:proofErr w:type="spellEnd"/>
      <w:r>
        <w:rPr>
          <w:sz w:val="18"/>
          <w:szCs w:val="18"/>
        </w:rPr>
        <w:t xml:space="preserve"> ibn Amr ibn al-</w:t>
      </w:r>
      <w:proofErr w:type="spellStart"/>
      <w:r>
        <w:rPr>
          <w:sz w:val="18"/>
          <w:szCs w:val="18"/>
        </w:rPr>
        <w:t>Ḩalīs</w:t>
      </w:r>
      <w:proofErr w:type="spellEnd"/>
      <w:r>
        <w:rPr>
          <w:sz w:val="18"/>
          <w:szCs w:val="18"/>
        </w:rPr>
        <w:t xml:space="preserve"> ibn </w:t>
      </w:r>
      <w:proofErr w:type="spellStart"/>
      <w:r>
        <w:rPr>
          <w:sz w:val="18"/>
          <w:szCs w:val="18"/>
        </w:rPr>
        <w:t>Jābir</w:t>
      </w:r>
      <w:proofErr w:type="spellEnd"/>
      <w:r>
        <w:rPr>
          <w:sz w:val="18"/>
          <w:szCs w:val="18"/>
        </w:rPr>
        <w:t xml:space="preserve"> ibn Zayd </w:t>
      </w:r>
      <w:r w:rsidRPr="00D304D3">
        <w:rPr>
          <w:b/>
          <w:bCs/>
          <w:sz w:val="18"/>
          <w:szCs w:val="18"/>
        </w:rPr>
        <w:t>ibn</w:t>
      </w:r>
      <w:r>
        <w:rPr>
          <w:sz w:val="18"/>
          <w:szCs w:val="18"/>
        </w:rPr>
        <w:t xml:space="preserve"> </w:t>
      </w:r>
      <w:proofErr w:type="spellStart"/>
      <w:r>
        <w:rPr>
          <w:sz w:val="18"/>
          <w:szCs w:val="18"/>
        </w:rPr>
        <w:t>Manẓūr</w:t>
      </w:r>
      <w:proofErr w:type="spellEnd"/>
      <w:r>
        <w:rPr>
          <w:sz w:val="18"/>
          <w:szCs w:val="18"/>
        </w:rPr>
        <w:t xml:space="preserve"> </w:t>
      </w:r>
      <w:r w:rsidRPr="00D304D3">
        <w:rPr>
          <w:b/>
          <w:bCs/>
          <w:sz w:val="18"/>
          <w:szCs w:val="18"/>
        </w:rPr>
        <w:t>ibn</w:t>
      </w:r>
      <w:r>
        <w:rPr>
          <w:sz w:val="18"/>
          <w:szCs w:val="18"/>
        </w:rPr>
        <w:t xml:space="preserve"> Zayd </w:t>
      </w:r>
      <w:r w:rsidRPr="00D304D3">
        <w:rPr>
          <w:b/>
          <w:bCs/>
          <w:sz w:val="18"/>
          <w:szCs w:val="18"/>
        </w:rPr>
        <w:t xml:space="preserve">ibn </w:t>
      </w:r>
      <w:proofErr w:type="spellStart"/>
      <w:r>
        <w:rPr>
          <w:sz w:val="18"/>
          <w:szCs w:val="18"/>
        </w:rPr>
        <w:t>Wārith</w:t>
      </w:r>
      <w:proofErr w:type="spellEnd"/>
      <w:r>
        <w:rPr>
          <w:sz w:val="18"/>
          <w:szCs w:val="18"/>
        </w:rPr>
        <w:t>"</w:t>
      </w:r>
    </w:p>
    <w:p w14:paraId="247F9248" w14:textId="77777777" w:rsidR="00A83D67" w:rsidRDefault="00A83D67" w:rsidP="00A83D67">
      <w:pPr>
        <w:pStyle w:val="ACLFirstLine"/>
        <w:rPr>
          <w:sz w:val="20"/>
          <w:szCs w:val="20"/>
        </w:rPr>
      </w:pPr>
    </w:p>
    <w:p w14:paraId="247F9249" w14:textId="77777777" w:rsidR="00A83D67" w:rsidRDefault="00A83D67" w:rsidP="00E5581D">
      <w:pPr>
        <w:pStyle w:val="ACLFirstLine"/>
        <w:numPr>
          <w:ilvl w:val="0"/>
          <w:numId w:val="7"/>
        </w:numPr>
        <w:spacing w:line="360" w:lineRule="auto"/>
        <w:rPr>
          <w:i/>
          <w:iCs/>
        </w:rPr>
      </w:pPr>
      <w:r>
        <w:rPr>
          <w:rStyle w:val="shorttext"/>
          <w:rFonts w:cs="Arial"/>
          <w:i/>
          <w:iCs/>
          <w:lang w:val="en"/>
        </w:rPr>
        <w:t>Afterthought</w:t>
      </w:r>
      <w:r>
        <w:rPr>
          <w:i/>
          <w:iCs/>
        </w:rPr>
        <w:t xml:space="preserve"> (</w:t>
      </w:r>
      <w:proofErr w:type="spellStart"/>
      <w:r>
        <w:rPr>
          <w:i/>
          <w:iCs/>
        </w:rPr>
        <w:t>Rju</w:t>
      </w:r>
      <w:proofErr w:type="spellEnd"/>
      <w:r>
        <w:rPr>
          <w:i/>
          <w:iCs/>
        </w:rPr>
        <w:t xml:space="preserve">’ </w:t>
      </w:r>
      <w:r>
        <w:rPr>
          <w:rFonts w:hint="cs"/>
          <w:i/>
          <w:iCs/>
          <w:rtl/>
        </w:rPr>
        <w:t>الرجوع</w:t>
      </w:r>
      <w:r>
        <w:rPr>
          <w:i/>
          <w:iCs/>
        </w:rPr>
        <w:t>)</w:t>
      </w:r>
    </w:p>
    <w:p w14:paraId="247F924A" w14:textId="77777777" w:rsidR="00A83D67" w:rsidRDefault="00A83D67" w:rsidP="00E5581D">
      <w:pPr>
        <w:pStyle w:val="ACLFirstLine"/>
        <w:spacing w:line="360" w:lineRule="auto"/>
        <w:ind w:left="720" w:firstLine="0"/>
      </w:pPr>
      <w:r>
        <w:t xml:space="preserve">It is reversing a previous statement. Here is an example by </w:t>
      </w:r>
      <w:proofErr w:type="spellStart"/>
      <w:r>
        <w:t>Zuhayr</w:t>
      </w:r>
      <w:proofErr w:type="spellEnd"/>
      <w:r>
        <w:t xml:space="preserve"> ibn </w:t>
      </w:r>
      <w:proofErr w:type="spellStart"/>
      <w:r>
        <w:t>Abī</w:t>
      </w:r>
      <w:proofErr w:type="spellEnd"/>
      <w:r>
        <w:t xml:space="preserve"> </w:t>
      </w:r>
      <w:proofErr w:type="spellStart"/>
      <w:r>
        <w:t>Sulmā</w:t>
      </w:r>
      <w:proofErr w:type="spellEnd"/>
      <w:r>
        <w:t>:</w:t>
      </w:r>
    </w:p>
    <w:p w14:paraId="247F924B" w14:textId="77777777" w:rsidR="00A83D67" w:rsidRDefault="00A83D67" w:rsidP="00A83D67">
      <w:pPr>
        <w:pStyle w:val="ACLFirstLine"/>
        <w:ind w:left="720"/>
        <w:jc w:val="center"/>
        <w:rPr>
          <w:sz w:val="18"/>
          <w:szCs w:val="18"/>
        </w:rPr>
      </w:pPr>
      <w:r>
        <w:rPr>
          <w:sz w:val="18"/>
          <w:szCs w:val="18"/>
        </w:rPr>
        <w:t>"Halt by a deserted abode that age has not obliterated –</w:t>
      </w:r>
    </w:p>
    <w:p w14:paraId="247F924C" w14:textId="77777777" w:rsidR="00A83D67" w:rsidRDefault="00A83D67" w:rsidP="00A83D67">
      <w:pPr>
        <w:pStyle w:val="ACLFirstLine"/>
        <w:ind w:left="720" w:firstLine="0"/>
        <w:jc w:val="center"/>
        <w:rPr>
          <w:sz w:val="18"/>
          <w:szCs w:val="18"/>
        </w:rPr>
      </w:pPr>
      <w:r w:rsidRPr="00D304D3">
        <w:rPr>
          <w:b/>
          <w:bCs/>
          <w:sz w:val="18"/>
          <w:szCs w:val="18"/>
        </w:rPr>
        <w:t>Rather,</w:t>
      </w:r>
      <w:r>
        <w:rPr>
          <w:sz w:val="18"/>
          <w:szCs w:val="18"/>
        </w:rPr>
        <w:t xml:space="preserve"> that winds and rain have altered"</w:t>
      </w:r>
    </w:p>
    <w:p w14:paraId="247F924D" w14:textId="77777777" w:rsidR="00A83D67" w:rsidRDefault="00A83D67" w:rsidP="00A83D67">
      <w:pPr>
        <w:pStyle w:val="ACLFirstLine"/>
        <w:ind w:firstLine="0"/>
        <w:rPr>
          <w:sz w:val="20"/>
          <w:szCs w:val="20"/>
        </w:rPr>
      </w:pPr>
    </w:p>
    <w:p w14:paraId="247F924E" w14:textId="77777777" w:rsidR="00A83D67" w:rsidRPr="001A48EE" w:rsidRDefault="00A83D67" w:rsidP="00E5581D">
      <w:pPr>
        <w:pStyle w:val="ACLFirstLine"/>
        <w:numPr>
          <w:ilvl w:val="0"/>
          <w:numId w:val="7"/>
        </w:numPr>
        <w:spacing w:line="360" w:lineRule="auto"/>
        <w:rPr>
          <w:i/>
          <w:iCs/>
        </w:rPr>
      </w:pPr>
      <w:r>
        <w:rPr>
          <w:i/>
          <w:iCs/>
        </w:rPr>
        <w:t>Repetition (</w:t>
      </w:r>
      <w:proofErr w:type="spellStart"/>
      <w:r>
        <w:rPr>
          <w:i/>
          <w:iCs/>
        </w:rPr>
        <w:t>Takrar</w:t>
      </w:r>
      <w:proofErr w:type="spellEnd"/>
      <w:r>
        <w:rPr>
          <w:rFonts w:hint="cs"/>
          <w:i/>
          <w:iCs/>
          <w:rtl/>
        </w:rPr>
        <w:t>التكرار</w:t>
      </w:r>
      <w:proofErr w:type="gramStart"/>
      <w:r>
        <w:rPr>
          <w:i/>
          <w:iCs/>
        </w:rPr>
        <w:t>) :</w:t>
      </w:r>
      <w:r w:rsidRPr="001A48EE">
        <w:t>This</w:t>
      </w:r>
      <w:proofErr w:type="gramEnd"/>
      <w:r w:rsidRPr="001A48EE">
        <w:t xml:space="preserve"> element contains 4 elements</w:t>
      </w:r>
      <w:r>
        <w:t xml:space="preserve">: </w:t>
      </w:r>
    </w:p>
    <w:p w14:paraId="247F924F" w14:textId="77777777" w:rsidR="00A83D67" w:rsidRPr="00B7196C" w:rsidRDefault="00A83D67" w:rsidP="00E5581D">
      <w:pPr>
        <w:pStyle w:val="ACLFirstLine"/>
        <w:numPr>
          <w:ilvl w:val="0"/>
          <w:numId w:val="9"/>
        </w:numPr>
        <w:spacing w:line="360" w:lineRule="auto"/>
        <w:rPr>
          <w:i/>
          <w:iCs/>
        </w:rPr>
      </w:pPr>
      <w:r w:rsidRPr="003C1365">
        <w:t>Repetition (</w:t>
      </w:r>
      <w:proofErr w:type="spellStart"/>
      <w:r w:rsidRPr="003C1365">
        <w:t>T</w:t>
      </w:r>
      <w:r>
        <w:t>a</w:t>
      </w:r>
      <w:r w:rsidRPr="003C1365">
        <w:t>krar</w:t>
      </w:r>
      <w:proofErr w:type="spellEnd"/>
      <w:r w:rsidRPr="003C1365">
        <w:rPr>
          <w:rFonts w:hint="cs"/>
          <w:rtl/>
        </w:rPr>
        <w:t>التكرار</w:t>
      </w:r>
      <w:r w:rsidRPr="003C1365">
        <w:t>): It</w:t>
      </w:r>
      <w:r>
        <w:t xml:space="preserve"> is the use of the same word or words more than once in the same form and with the same meaning and context for the sake of emphasis in description, praise, or other purpose. The following example is by an-</w:t>
      </w:r>
      <w:proofErr w:type="spellStart"/>
      <w:r>
        <w:t>Nābulsī</w:t>
      </w:r>
      <w:proofErr w:type="spellEnd"/>
      <w:r>
        <w:t>:</w:t>
      </w:r>
    </w:p>
    <w:p w14:paraId="247F9250" w14:textId="77777777" w:rsidR="00A83D67" w:rsidRDefault="00A83D67" w:rsidP="00A83D67">
      <w:pPr>
        <w:pStyle w:val="ACLFirstLine"/>
        <w:jc w:val="center"/>
        <w:rPr>
          <w:sz w:val="18"/>
          <w:szCs w:val="18"/>
        </w:rPr>
      </w:pPr>
      <w:r>
        <w:rPr>
          <w:sz w:val="18"/>
          <w:szCs w:val="18"/>
        </w:rPr>
        <w:t>"</w:t>
      </w:r>
      <w:r w:rsidRPr="002C6042">
        <w:rPr>
          <w:b/>
          <w:bCs/>
          <w:sz w:val="18"/>
          <w:szCs w:val="18"/>
        </w:rPr>
        <w:t>My body – my body</w:t>
      </w:r>
      <w:r>
        <w:rPr>
          <w:sz w:val="18"/>
          <w:szCs w:val="18"/>
        </w:rPr>
        <w:t xml:space="preserve"> is reduced by languor,</w:t>
      </w:r>
    </w:p>
    <w:p w14:paraId="247F9251" w14:textId="77777777" w:rsidR="00A83D67" w:rsidRDefault="00A83D67" w:rsidP="00A83D67">
      <w:pPr>
        <w:pStyle w:val="ACLFirstLine"/>
        <w:ind w:left="1440" w:firstLine="720"/>
        <w:jc w:val="center"/>
        <w:rPr>
          <w:sz w:val="18"/>
          <w:szCs w:val="18"/>
        </w:rPr>
      </w:pPr>
      <w:r w:rsidRPr="002C6042">
        <w:rPr>
          <w:b/>
          <w:bCs/>
          <w:sz w:val="18"/>
          <w:szCs w:val="18"/>
        </w:rPr>
        <w:t>My eyes – my eyes</w:t>
      </w:r>
      <w:r>
        <w:rPr>
          <w:sz w:val="18"/>
          <w:szCs w:val="18"/>
        </w:rPr>
        <w:t xml:space="preserve"> have known no sleep all night. "</w:t>
      </w:r>
    </w:p>
    <w:p w14:paraId="247F9252" w14:textId="77777777" w:rsidR="00A83D67" w:rsidRDefault="00A83D67" w:rsidP="00A83D67">
      <w:pPr>
        <w:pStyle w:val="ACLFirstLine"/>
        <w:jc w:val="center"/>
        <w:rPr>
          <w:sz w:val="18"/>
          <w:szCs w:val="18"/>
        </w:rPr>
      </w:pPr>
    </w:p>
    <w:p w14:paraId="247F9253" w14:textId="77777777" w:rsidR="00A83D67" w:rsidRDefault="00A83D67" w:rsidP="00E5581D">
      <w:pPr>
        <w:pStyle w:val="ACLFirstLine"/>
        <w:numPr>
          <w:ilvl w:val="0"/>
          <w:numId w:val="9"/>
        </w:numPr>
        <w:spacing w:line="360" w:lineRule="auto"/>
        <w:jc w:val="left"/>
      </w:pPr>
      <w:proofErr w:type="spellStart"/>
      <w:r>
        <w:t>Ploce</w:t>
      </w:r>
      <w:proofErr w:type="spellEnd"/>
      <w:r>
        <w:t xml:space="preserve"> (</w:t>
      </w:r>
      <w:proofErr w:type="spellStart"/>
      <w:r>
        <w:t>Tardid</w:t>
      </w:r>
      <w:proofErr w:type="spellEnd"/>
      <w:r>
        <w:t xml:space="preserve"> </w:t>
      </w:r>
      <w:proofErr w:type="gramStart"/>
      <w:r>
        <w:rPr>
          <w:rFonts w:hint="cs"/>
          <w:rtl/>
        </w:rPr>
        <w:t xml:space="preserve">الترديد </w:t>
      </w:r>
      <w:r>
        <w:t>)</w:t>
      </w:r>
      <w:proofErr w:type="gramEnd"/>
      <w:r>
        <w:t xml:space="preserve">: The use of the self-same word more than once, each time with a different application or </w:t>
      </w:r>
      <w:proofErr w:type="spellStart"/>
      <w:r>
        <w:t>differdnt</w:t>
      </w:r>
      <w:proofErr w:type="spellEnd"/>
      <w:r>
        <w:t xml:space="preserve"> context.</w:t>
      </w:r>
      <w:r w:rsidRPr="00B7196C">
        <w:t xml:space="preserve"> </w:t>
      </w:r>
      <w:r>
        <w:t xml:space="preserve">The following example by </w:t>
      </w:r>
      <w:proofErr w:type="spellStart"/>
      <w:r>
        <w:t>Sayf</w:t>
      </w:r>
      <w:proofErr w:type="spellEnd"/>
      <w:r>
        <w:t xml:space="preserve"> ad-</w:t>
      </w:r>
      <w:proofErr w:type="spellStart"/>
      <w:r>
        <w:t>Dawla</w:t>
      </w:r>
      <w:proofErr w:type="spellEnd"/>
      <w:r>
        <w:t>, of a slave-girl he was sending to a fortress, to protect her from the jealousy of other favorites of his:</w:t>
      </w:r>
    </w:p>
    <w:p w14:paraId="247F9254" w14:textId="77777777" w:rsidR="00A83D67" w:rsidRDefault="00A83D67" w:rsidP="00A83D67">
      <w:pPr>
        <w:pStyle w:val="ACLFirstLine"/>
        <w:ind w:left="1080" w:firstLine="0"/>
        <w:jc w:val="center"/>
        <w:rPr>
          <w:sz w:val="18"/>
          <w:szCs w:val="18"/>
        </w:rPr>
      </w:pPr>
      <w:r>
        <w:rPr>
          <w:sz w:val="18"/>
          <w:szCs w:val="18"/>
        </w:rPr>
        <w:t>“A break may be due to the fear of a break,</w:t>
      </w:r>
    </w:p>
    <w:p w14:paraId="247F9255" w14:textId="77777777" w:rsidR="00A83D67" w:rsidRPr="00B22AD5" w:rsidRDefault="00A83D67" w:rsidP="00A83D67">
      <w:pPr>
        <w:pStyle w:val="ACLFirstLine"/>
        <w:ind w:left="1800" w:firstLine="0"/>
        <w:jc w:val="center"/>
        <w:rPr>
          <w:sz w:val="18"/>
          <w:szCs w:val="18"/>
        </w:rPr>
      </w:pPr>
      <w:r>
        <w:rPr>
          <w:sz w:val="18"/>
          <w:szCs w:val="18"/>
        </w:rPr>
        <w:t xml:space="preserve">And </w:t>
      </w:r>
      <w:r w:rsidRPr="002C6042">
        <w:rPr>
          <w:b/>
          <w:bCs/>
          <w:sz w:val="18"/>
          <w:szCs w:val="18"/>
        </w:rPr>
        <w:t>parting</w:t>
      </w:r>
      <w:r>
        <w:rPr>
          <w:sz w:val="18"/>
          <w:szCs w:val="18"/>
        </w:rPr>
        <w:t xml:space="preserve"> be caused by the fear of </w:t>
      </w:r>
      <w:r w:rsidRPr="002C6042">
        <w:rPr>
          <w:b/>
          <w:bCs/>
          <w:sz w:val="18"/>
          <w:szCs w:val="18"/>
        </w:rPr>
        <w:t>parting</w:t>
      </w:r>
      <w:r>
        <w:rPr>
          <w:sz w:val="18"/>
          <w:szCs w:val="18"/>
        </w:rPr>
        <w:t>”</w:t>
      </w:r>
    </w:p>
    <w:p w14:paraId="247F9256" w14:textId="77777777" w:rsidR="00A83D67" w:rsidRDefault="00A83D67" w:rsidP="00A83D67">
      <w:pPr>
        <w:pStyle w:val="ACLFirstLine"/>
        <w:jc w:val="left"/>
      </w:pPr>
    </w:p>
    <w:p w14:paraId="247F9257" w14:textId="77777777" w:rsidR="00A83D67" w:rsidRDefault="00A83D67" w:rsidP="00A83D67">
      <w:pPr>
        <w:pStyle w:val="ACLFirstLine"/>
        <w:numPr>
          <w:ilvl w:val="0"/>
          <w:numId w:val="9"/>
        </w:numPr>
        <w:jc w:val="left"/>
      </w:pPr>
      <w:r w:rsidRPr="003C1365">
        <w:t xml:space="preserve">Extraction </w:t>
      </w:r>
      <w:r>
        <w:t>(</w:t>
      </w:r>
      <w:proofErr w:type="spellStart"/>
      <w:r>
        <w:t>Ishtiqaq</w:t>
      </w:r>
      <w:proofErr w:type="spellEnd"/>
      <w:r>
        <w:t xml:space="preserve"> </w:t>
      </w:r>
      <w:proofErr w:type="gramStart"/>
      <w:r>
        <w:rPr>
          <w:rFonts w:hint="cs"/>
          <w:rtl/>
        </w:rPr>
        <w:t xml:space="preserve">الاشتقاق </w:t>
      </w:r>
      <w:r>
        <w:t>)</w:t>
      </w:r>
      <w:proofErr w:type="gramEnd"/>
      <w:r>
        <w:t xml:space="preserve">: Drawing from a proper name an idea that serves the poetic motif, whether satirical or panegyric or erotic or the like. The following example by </w:t>
      </w:r>
      <w:proofErr w:type="spellStart"/>
      <w:r>
        <w:t>Abū</w:t>
      </w:r>
      <w:proofErr w:type="spellEnd"/>
      <w:r>
        <w:t xml:space="preserve"> l-</w:t>
      </w:r>
      <w:proofErr w:type="spellStart"/>
      <w:r>
        <w:t>Ḩasan</w:t>
      </w:r>
      <w:proofErr w:type="spellEnd"/>
      <w:r>
        <w:t xml:space="preserve"> </w:t>
      </w:r>
      <w:proofErr w:type="spellStart"/>
      <w:r>
        <w:t>Alī</w:t>
      </w:r>
      <w:proofErr w:type="spellEnd"/>
      <w:r>
        <w:t xml:space="preserve"> ibn </w:t>
      </w:r>
      <w:proofErr w:type="spellStart"/>
      <w:r>
        <w:t>Muḩammmad</w:t>
      </w:r>
      <w:proofErr w:type="spellEnd"/>
      <w:r>
        <w:t xml:space="preserve"> al-</w:t>
      </w:r>
      <w:proofErr w:type="spellStart"/>
      <w:r>
        <w:t>Anţākī</w:t>
      </w:r>
      <w:proofErr w:type="spellEnd"/>
      <w:r>
        <w:t xml:space="preserve">, praising a praising a patron called </w:t>
      </w:r>
      <w:proofErr w:type="spellStart"/>
      <w:r>
        <w:t>Şāliḥ</w:t>
      </w:r>
      <w:proofErr w:type="spellEnd"/>
      <w:r>
        <w:t>:</w:t>
      </w:r>
    </w:p>
    <w:p w14:paraId="247F9258" w14:textId="77777777" w:rsidR="00A83D67" w:rsidRDefault="00A83D67" w:rsidP="00A83D67">
      <w:pPr>
        <w:pStyle w:val="ACLFirstLine"/>
        <w:ind w:left="1080" w:firstLine="0"/>
        <w:jc w:val="left"/>
      </w:pPr>
    </w:p>
    <w:p w14:paraId="247F9259" w14:textId="77777777" w:rsidR="00A83D67" w:rsidRPr="00B7196C" w:rsidRDefault="00A83D67" w:rsidP="00A83D67">
      <w:pPr>
        <w:pStyle w:val="ACLFirstLine"/>
        <w:ind w:left="1080" w:firstLine="0"/>
        <w:jc w:val="center"/>
        <w:rPr>
          <w:sz w:val="18"/>
          <w:szCs w:val="18"/>
        </w:rPr>
      </w:pPr>
      <w:r w:rsidRPr="00B7196C">
        <w:rPr>
          <w:sz w:val="18"/>
          <w:szCs w:val="18"/>
        </w:rPr>
        <w:t xml:space="preserve">“O </w:t>
      </w:r>
      <w:proofErr w:type="spellStart"/>
      <w:proofErr w:type="gramStart"/>
      <w:r w:rsidRPr="00B7196C">
        <w:rPr>
          <w:sz w:val="18"/>
          <w:szCs w:val="18"/>
        </w:rPr>
        <w:t>Şāliḥ</w:t>
      </w:r>
      <w:proofErr w:type="spellEnd"/>
      <w:r w:rsidRPr="00B7196C">
        <w:rPr>
          <w:sz w:val="18"/>
          <w:szCs w:val="18"/>
        </w:rPr>
        <w:t>,[</w:t>
      </w:r>
      <w:proofErr w:type="gramEnd"/>
      <w:r w:rsidRPr="00B7196C">
        <w:rPr>
          <w:sz w:val="18"/>
          <w:szCs w:val="18"/>
        </w:rPr>
        <w:t xml:space="preserve">master] of all bounties, these two </w:t>
      </w:r>
    </w:p>
    <w:p w14:paraId="247F925A" w14:textId="77777777" w:rsidR="00A83D67" w:rsidRDefault="00A83D67" w:rsidP="00E5581D">
      <w:pPr>
        <w:pStyle w:val="ACLFirstLine"/>
        <w:ind w:left="1800" w:firstLine="0"/>
        <w:jc w:val="center"/>
        <w:rPr>
          <w:sz w:val="18"/>
          <w:szCs w:val="18"/>
        </w:rPr>
      </w:pPr>
      <w:r w:rsidRPr="00B7196C">
        <w:rPr>
          <w:sz w:val="18"/>
          <w:szCs w:val="18"/>
        </w:rPr>
        <w:t>Befit only you: the championing [of allies] and authority”</w:t>
      </w:r>
    </w:p>
    <w:p w14:paraId="247F925B" w14:textId="77777777" w:rsidR="00A83D67" w:rsidRPr="00F202DA" w:rsidRDefault="00A83D67" w:rsidP="00E5581D">
      <w:pPr>
        <w:pStyle w:val="ACLFirstLine"/>
        <w:ind w:left="1800" w:firstLine="0"/>
        <w:jc w:val="center"/>
        <w:rPr>
          <w:sz w:val="18"/>
          <w:szCs w:val="18"/>
        </w:rPr>
      </w:pPr>
      <w:r w:rsidRPr="00F202DA">
        <w:rPr>
          <w:sz w:val="18"/>
          <w:szCs w:val="18"/>
        </w:rPr>
        <w:t>In Arabic: “</w:t>
      </w:r>
      <w:r w:rsidRPr="00F202DA">
        <w:rPr>
          <w:sz w:val="18"/>
          <w:szCs w:val="18"/>
          <w:rtl/>
        </w:rPr>
        <w:t xml:space="preserve">يا </w:t>
      </w:r>
      <w:r w:rsidRPr="00E5581D">
        <w:rPr>
          <w:rFonts w:hint="cs"/>
          <w:sz w:val="18"/>
          <w:szCs w:val="18"/>
          <w:rtl/>
        </w:rPr>
        <w:t>صالح</w:t>
      </w:r>
      <w:r w:rsidRPr="00F202DA">
        <w:rPr>
          <w:sz w:val="18"/>
          <w:szCs w:val="18"/>
          <w:rtl/>
        </w:rPr>
        <w:t xml:space="preserve"> الخيرات ما </w:t>
      </w:r>
      <w:r w:rsidRPr="00E5581D">
        <w:rPr>
          <w:rFonts w:hint="cs"/>
          <w:sz w:val="18"/>
          <w:szCs w:val="18"/>
          <w:rtl/>
        </w:rPr>
        <w:t>صلحا</w:t>
      </w:r>
      <w:r w:rsidRPr="00F202DA">
        <w:rPr>
          <w:sz w:val="18"/>
          <w:szCs w:val="18"/>
          <w:rtl/>
        </w:rPr>
        <w:t xml:space="preserve"> ... إلا لك التأييد والأمر</w:t>
      </w:r>
      <w:r w:rsidRPr="00F202DA">
        <w:rPr>
          <w:sz w:val="18"/>
          <w:szCs w:val="18"/>
        </w:rPr>
        <w:t>”</w:t>
      </w:r>
    </w:p>
    <w:p w14:paraId="247F925C" w14:textId="77777777" w:rsidR="00A83D67" w:rsidRPr="00B7196C" w:rsidRDefault="00A83D67" w:rsidP="00A83D67">
      <w:pPr>
        <w:pStyle w:val="ACLFirstLine"/>
        <w:ind w:left="1080" w:firstLine="0"/>
        <w:jc w:val="left"/>
        <w:rPr>
          <w:sz w:val="18"/>
          <w:szCs w:val="18"/>
        </w:rPr>
      </w:pPr>
    </w:p>
    <w:p w14:paraId="247F925D" w14:textId="77777777" w:rsidR="00A83D67" w:rsidRDefault="00A83D67" w:rsidP="00E5581D">
      <w:pPr>
        <w:pStyle w:val="ACLFirstLine"/>
        <w:numPr>
          <w:ilvl w:val="0"/>
          <w:numId w:val="9"/>
        </w:numPr>
        <w:spacing w:line="360" w:lineRule="auto"/>
        <w:jc w:val="left"/>
      </w:pPr>
      <w:r w:rsidRPr="00B7196C">
        <w:t>Semblance (</w:t>
      </w:r>
      <w:proofErr w:type="spellStart"/>
      <w:proofErr w:type="gramStart"/>
      <w:r w:rsidRPr="00B7196C">
        <w:t>Mushakala</w:t>
      </w:r>
      <w:proofErr w:type="spellEnd"/>
      <w:r w:rsidRPr="00B7196C">
        <w:t xml:space="preserve"> </w:t>
      </w:r>
      <w:r w:rsidRPr="00B7196C">
        <w:rPr>
          <w:rtl/>
        </w:rPr>
        <w:t xml:space="preserve"> </w:t>
      </w:r>
      <w:proofErr w:type="spellStart"/>
      <w:r w:rsidRPr="00B7196C">
        <w:rPr>
          <w:rFonts w:hint="cs"/>
          <w:rtl/>
        </w:rPr>
        <w:t>المشاكله</w:t>
      </w:r>
      <w:proofErr w:type="spellEnd"/>
      <w:proofErr w:type="gramEnd"/>
      <w:r w:rsidRPr="00B7196C">
        <w:t>) :I</w:t>
      </w:r>
      <w:r>
        <w:t xml:space="preserve">t is replacing the denotative of an object, or action, by another word, because of a contextual association. Here is an example from </w:t>
      </w:r>
      <w:proofErr w:type="spellStart"/>
      <w:r>
        <w:t>Qurān</w:t>
      </w:r>
      <w:proofErr w:type="spellEnd"/>
      <w:r>
        <w:t xml:space="preserve"> 42:40:</w:t>
      </w:r>
    </w:p>
    <w:p w14:paraId="247F925E" w14:textId="77777777" w:rsidR="00A83D67" w:rsidRDefault="00A83D67" w:rsidP="00A83D67">
      <w:pPr>
        <w:pStyle w:val="ACLFirstLine"/>
        <w:ind w:left="720" w:firstLine="0"/>
      </w:pPr>
    </w:p>
    <w:p w14:paraId="247F925F" w14:textId="77777777" w:rsidR="00A83D67" w:rsidRDefault="00A83D67" w:rsidP="00A83D67">
      <w:pPr>
        <w:pStyle w:val="ACLFirstLine"/>
        <w:ind w:left="720" w:firstLine="0"/>
        <w:jc w:val="center"/>
        <w:rPr>
          <w:color w:val="000000" w:themeColor="text1"/>
          <w:sz w:val="18"/>
          <w:szCs w:val="18"/>
        </w:rPr>
      </w:pPr>
      <w:r>
        <w:rPr>
          <w:sz w:val="18"/>
          <w:szCs w:val="18"/>
        </w:rPr>
        <w:t xml:space="preserve">"The requital of an evil is a similar evil"; in Arabic: </w:t>
      </w:r>
      <w:r w:rsidRPr="002C7BE6">
        <w:rPr>
          <w:color w:val="000000" w:themeColor="text1"/>
          <w:sz w:val="18"/>
          <w:szCs w:val="18"/>
        </w:rPr>
        <w:t>“</w:t>
      </w:r>
      <w:r w:rsidRPr="002C7BE6">
        <w:rPr>
          <w:rFonts w:ascii="Arial" w:eastAsia="Times New Roman" w:hAnsi="Arial" w:cs="Arial"/>
          <w:color w:val="000000" w:themeColor="text1"/>
          <w:sz w:val="18"/>
          <w:szCs w:val="18"/>
          <w:shd w:val="clear" w:color="auto" w:fill="FAFAFA"/>
          <w:rtl/>
        </w:rPr>
        <w:t>وَجَزَاء</w:t>
      </w:r>
      <w:r w:rsidRPr="002C7BE6">
        <w:rPr>
          <w:rFonts w:ascii="Arial" w:eastAsia="Times New Roman" w:hAnsi="Arial" w:cs="Arial"/>
          <w:b/>
          <w:bCs/>
          <w:color w:val="000000" w:themeColor="text1"/>
          <w:sz w:val="18"/>
          <w:szCs w:val="18"/>
          <w:shd w:val="clear" w:color="auto" w:fill="FAFAFA"/>
          <w:rtl/>
        </w:rPr>
        <w:t xml:space="preserve"> سَيِّئَةٍ </w:t>
      </w:r>
      <w:proofErr w:type="spellStart"/>
      <w:r w:rsidRPr="002C7BE6">
        <w:rPr>
          <w:rFonts w:ascii="Arial" w:eastAsia="Times New Roman" w:hAnsi="Arial" w:cs="Arial"/>
          <w:b/>
          <w:bCs/>
          <w:color w:val="000000" w:themeColor="text1"/>
          <w:sz w:val="18"/>
          <w:szCs w:val="18"/>
          <w:shd w:val="clear" w:color="auto" w:fill="FAFAFA"/>
          <w:rtl/>
        </w:rPr>
        <w:t>سَيِّئَةٌ</w:t>
      </w:r>
      <w:proofErr w:type="spellEnd"/>
      <w:r w:rsidRPr="002C7BE6">
        <w:rPr>
          <w:rFonts w:ascii="Arial" w:eastAsia="Times New Roman" w:hAnsi="Arial" w:cs="Arial"/>
          <w:color w:val="000000" w:themeColor="text1"/>
          <w:sz w:val="18"/>
          <w:szCs w:val="18"/>
          <w:shd w:val="clear" w:color="auto" w:fill="FAFAFA"/>
          <w:rtl/>
        </w:rPr>
        <w:t xml:space="preserve"> </w:t>
      </w:r>
      <w:proofErr w:type="gramStart"/>
      <w:r w:rsidRPr="002C7BE6">
        <w:rPr>
          <w:rFonts w:ascii="Arial" w:eastAsia="Times New Roman" w:hAnsi="Arial" w:cs="Arial"/>
          <w:color w:val="000000" w:themeColor="text1"/>
          <w:sz w:val="18"/>
          <w:szCs w:val="18"/>
          <w:shd w:val="clear" w:color="auto" w:fill="FAFAFA"/>
          <w:rtl/>
        </w:rPr>
        <w:t>مِّثْلُهَا</w:t>
      </w:r>
      <w:r w:rsidRPr="002C7BE6">
        <w:rPr>
          <w:rFonts w:ascii="Arial" w:eastAsia="Times New Roman" w:hAnsi="Arial" w:cs="Arial"/>
          <w:color w:val="000000" w:themeColor="text1"/>
          <w:sz w:val="18"/>
          <w:szCs w:val="18"/>
          <w:shd w:val="clear" w:color="auto" w:fill="FAFAFA"/>
        </w:rPr>
        <w:t> </w:t>
      </w:r>
      <w:r w:rsidRPr="002C7BE6">
        <w:rPr>
          <w:color w:val="000000" w:themeColor="text1"/>
          <w:sz w:val="18"/>
          <w:szCs w:val="18"/>
        </w:rPr>
        <w:t>”</w:t>
      </w:r>
      <w:proofErr w:type="gramEnd"/>
    </w:p>
    <w:p w14:paraId="247F9260" w14:textId="77777777" w:rsidR="00A83D67" w:rsidRPr="002C7BE6" w:rsidRDefault="00A83D67" w:rsidP="00A83D67">
      <w:pPr>
        <w:pStyle w:val="ACLFirstLine"/>
        <w:ind w:left="720" w:firstLine="0"/>
        <w:jc w:val="center"/>
        <w:rPr>
          <w:sz w:val="18"/>
          <w:szCs w:val="18"/>
        </w:rPr>
      </w:pPr>
    </w:p>
    <w:p w14:paraId="247F9261" w14:textId="77777777" w:rsidR="00A83D67" w:rsidRDefault="00A83D67" w:rsidP="00E5581D">
      <w:pPr>
        <w:pStyle w:val="ACLFirstLine"/>
        <w:numPr>
          <w:ilvl w:val="0"/>
          <w:numId w:val="7"/>
        </w:numPr>
        <w:spacing w:line="360" w:lineRule="auto"/>
        <w:rPr>
          <w:i/>
          <w:iCs/>
        </w:rPr>
      </w:pPr>
      <w:r>
        <w:rPr>
          <w:rStyle w:val="shorttext"/>
          <w:rFonts w:cs="Arial"/>
          <w:i/>
          <w:iCs/>
          <w:lang w:val="en"/>
        </w:rPr>
        <w:t xml:space="preserve">Antithesis </w:t>
      </w:r>
      <w:r>
        <w:rPr>
          <w:i/>
          <w:iCs/>
        </w:rPr>
        <w:t>(</w:t>
      </w:r>
      <w:proofErr w:type="spellStart"/>
      <w:r>
        <w:rPr>
          <w:i/>
          <w:iCs/>
        </w:rPr>
        <w:t>Tibaq</w:t>
      </w:r>
      <w:proofErr w:type="spellEnd"/>
      <w:r>
        <w:rPr>
          <w:i/>
          <w:iCs/>
        </w:rPr>
        <w:t xml:space="preserve"> </w:t>
      </w:r>
      <w:r>
        <w:rPr>
          <w:rFonts w:hint="cs"/>
          <w:i/>
          <w:iCs/>
          <w:rtl/>
        </w:rPr>
        <w:t>الطباق</w:t>
      </w:r>
      <w:r>
        <w:rPr>
          <w:i/>
          <w:iCs/>
        </w:rPr>
        <w:t>)</w:t>
      </w:r>
    </w:p>
    <w:p w14:paraId="247F9262" w14:textId="77777777" w:rsidR="00A83D67" w:rsidRDefault="00A83D67" w:rsidP="00E5581D">
      <w:pPr>
        <w:pStyle w:val="ACLFirstLine"/>
        <w:spacing w:line="360" w:lineRule="auto"/>
        <w:ind w:left="720" w:firstLine="0"/>
      </w:pPr>
      <w:r>
        <w:t xml:space="preserve">It is combining the object (word) and the opposite, in Arabic literature we have two main kinds of antithesis; positive and negative, we focus on negative one. In this kind, the opposite word is preceded by one negation word {such as </w:t>
      </w:r>
      <w:r>
        <w:rPr>
          <w:rFonts w:hint="cs"/>
          <w:rtl/>
        </w:rPr>
        <w:t>لا, ما, لم, لن, ليس, لات, غير</w:t>
      </w:r>
      <w:r>
        <w:t>}. The following example from Quran 30:6-7:</w:t>
      </w:r>
    </w:p>
    <w:p w14:paraId="247F9263" w14:textId="77777777" w:rsidR="00A83D67" w:rsidRDefault="00A83D67" w:rsidP="00A83D67">
      <w:pPr>
        <w:pStyle w:val="ACLFirstLine"/>
        <w:ind w:left="720"/>
        <w:jc w:val="center"/>
        <w:rPr>
          <w:sz w:val="18"/>
          <w:szCs w:val="18"/>
        </w:rPr>
      </w:pPr>
      <w:r>
        <w:rPr>
          <w:sz w:val="18"/>
          <w:szCs w:val="18"/>
        </w:rPr>
        <w:t xml:space="preserve">"But most people </w:t>
      </w:r>
      <w:r w:rsidRPr="00C773B4">
        <w:rPr>
          <w:b/>
          <w:bCs/>
          <w:sz w:val="18"/>
          <w:szCs w:val="18"/>
        </w:rPr>
        <w:t>do not know</w:t>
      </w:r>
      <w:r>
        <w:rPr>
          <w:sz w:val="18"/>
          <w:szCs w:val="18"/>
        </w:rPr>
        <w:t xml:space="preserve"> -</w:t>
      </w:r>
    </w:p>
    <w:p w14:paraId="247F9264" w14:textId="77777777" w:rsidR="00A83D67" w:rsidRDefault="00A83D67" w:rsidP="00A83D67">
      <w:pPr>
        <w:pStyle w:val="ACLFirstLine"/>
        <w:ind w:left="720" w:firstLine="0"/>
        <w:jc w:val="center"/>
        <w:rPr>
          <w:sz w:val="18"/>
          <w:szCs w:val="18"/>
        </w:rPr>
      </w:pPr>
      <w:r w:rsidRPr="00C773B4">
        <w:rPr>
          <w:b/>
          <w:bCs/>
          <w:sz w:val="18"/>
          <w:szCs w:val="18"/>
        </w:rPr>
        <w:t>They know</w:t>
      </w:r>
      <w:r>
        <w:rPr>
          <w:sz w:val="18"/>
          <w:szCs w:val="18"/>
        </w:rPr>
        <w:t xml:space="preserve"> a manifestation of this life"</w:t>
      </w:r>
    </w:p>
    <w:p w14:paraId="247F9265" w14:textId="77777777" w:rsidR="00A83D67" w:rsidRDefault="00A83D67" w:rsidP="00A83D67">
      <w:pPr>
        <w:pStyle w:val="ACLFirstLine"/>
        <w:ind w:left="720" w:firstLine="0"/>
        <w:jc w:val="center"/>
        <w:rPr>
          <w:sz w:val="18"/>
          <w:szCs w:val="18"/>
        </w:rPr>
      </w:pPr>
    </w:p>
    <w:p w14:paraId="247F9266" w14:textId="77777777" w:rsidR="00A83D67" w:rsidRDefault="00A83D67" w:rsidP="00E5581D">
      <w:pPr>
        <w:pStyle w:val="ACLFirstLine"/>
        <w:numPr>
          <w:ilvl w:val="0"/>
          <w:numId w:val="7"/>
        </w:numPr>
        <w:spacing w:line="360" w:lineRule="auto"/>
      </w:pPr>
      <w:r>
        <w:t xml:space="preserve">The </w:t>
      </w:r>
      <w:r>
        <w:rPr>
          <w:rStyle w:val="shorttext"/>
          <w:rFonts w:cs="Arial"/>
          <w:i/>
          <w:iCs/>
          <w:lang w:val="en"/>
        </w:rPr>
        <w:t>Satirist’s</w:t>
      </w:r>
      <w:r>
        <w:t xml:space="preserve"> Feint (</w:t>
      </w:r>
      <w:r>
        <w:rPr>
          <w:rFonts w:hint="cs"/>
          <w:rtl/>
        </w:rPr>
        <w:t>تأكيد الذّم بما يشبه المدح</w:t>
      </w:r>
      <w:r>
        <w:t>)</w:t>
      </w:r>
    </w:p>
    <w:p w14:paraId="247F9267" w14:textId="77777777" w:rsidR="00A83D67" w:rsidRDefault="00A83D67" w:rsidP="00E5581D">
      <w:pPr>
        <w:pStyle w:val="ACLFirstLine"/>
        <w:spacing w:line="360" w:lineRule="auto"/>
        <w:ind w:left="720" w:firstLine="0"/>
      </w:pPr>
      <w:r>
        <w:t>It is either (a) denying that the subject has a particular praiseworthy quality, then exception from it – as if it were part of it – a pejorative attribute. Or (b) ascribing to the subject a pejorative attribute then, after an exceptive or rectifying word, naming another pejorative attribute. An example: by an-</w:t>
      </w:r>
      <w:proofErr w:type="spellStart"/>
      <w:r>
        <w:t>Nābulsī</w:t>
      </w:r>
      <w:proofErr w:type="spellEnd"/>
      <w:r>
        <w:t xml:space="preserve"> is followed:</w:t>
      </w:r>
    </w:p>
    <w:p w14:paraId="247F9268" w14:textId="77777777" w:rsidR="00A83D67" w:rsidRDefault="00A83D67" w:rsidP="00A83D67">
      <w:pPr>
        <w:pStyle w:val="ACLFirstLine"/>
        <w:ind w:left="720" w:firstLine="0"/>
        <w:jc w:val="center"/>
        <w:rPr>
          <w:sz w:val="18"/>
          <w:szCs w:val="18"/>
        </w:rPr>
      </w:pPr>
      <w:r>
        <w:rPr>
          <w:sz w:val="18"/>
          <w:szCs w:val="18"/>
        </w:rPr>
        <w:t>"My re prover has no good in him except -</w:t>
      </w:r>
    </w:p>
    <w:p w14:paraId="247F9269" w14:textId="77777777" w:rsidR="00A83D67" w:rsidRDefault="00A83D67" w:rsidP="00A83D67">
      <w:pPr>
        <w:pStyle w:val="ACLFirstLine"/>
        <w:ind w:left="720" w:firstLine="0"/>
        <w:jc w:val="center"/>
        <w:rPr>
          <w:sz w:val="20"/>
          <w:szCs w:val="20"/>
        </w:rPr>
      </w:pPr>
      <w:r>
        <w:rPr>
          <w:sz w:val="18"/>
          <w:szCs w:val="18"/>
        </w:rPr>
        <w:t>that I describe him as the vilest of me</w:t>
      </w:r>
      <w:r>
        <w:t>"</w:t>
      </w:r>
    </w:p>
    <w:p w14:paraId="247F926A" w14:textId="77777777" w:rsidR="00A83D67" w:rsidRDefault="00A83D67" w:rsidP="00A83D67">
      <w:pPr>
        <w:pStyle w:val="ListParagraph"/>
        <w:rPr>
          <w:rStyle w:val="shorttext"/>
          <w:rFonts w:cs="Arial"/>
          <w:sz w:val="20"/>
          <w:lang w:val="en"/>
        </w:rPr>
      </w:pPr>
    </w:p>
    <w:p w14:paraId="247F926B" w14:textId="77777777" w:rsidR="00A83D67" w:rsidRDefault="00A83D67" w:rsidP="00E5581D">
      <w:pPr>
        <w:pStyle w:val="ACLFirstLine"/>
        <w:numPr>
          <w:ilvl w:val="0"/>
          <w:numId w:val="7"/>
        </w:numPr>
        <w:spacing w:line="360" w:lineRule="auto"/>
        <w:rPr>
          <w:rStyle w:val="shorttext"/>
          <w:rFonts w:cs="Arial"/>
          <w:lang w:val="en"/>
        </w:rPr>
      </w:pPr>
      <w:r>
        <w:rPr>
          <w:rStyle w:val="shorttext"/>
          <w:rFonts w:cs="Arial"/>
          <w:i/>
          <w:iCs/>
          <w:lang w:val="en"/>
        </w:rPr>
        <w:t xml:space="preserve">The Encomiast’s </w:t>
      </w:r>
      <w:proofErr w:type="gramStart"/>
      <w:r>
        <w:rPr>
          <w:rStyle w:val="shorttext"/>
          <w:rFonts w:cs="Arial"/>
          <w:i/>
          <w:iCs/>
          <w:lang w:val="en"/>
        </w:rPr>
        <w:t>Feint(</w:t>
      </w:r>
      <w:proofErr w:type="gramEnd"/>
      <w:r>
        <w:rPr>
          <w:rStyle w:val="shorttext"/>
          <w:rFonts w:hint="cs"/>
          <w:i/>
          <w:iCs/>
          <w:rtl/>
          <w:lang w:val="en"/>
        </w:rPr>
        <w:t>تأكيد المدح بما يشبه الذّم</w:t>
      </w:r>
      <w:r>
        <w:rPr>
          <w:rStyle w:val="shorttext"/>
          <w:rFonts w:cs="Arial"/>
          <w:i/>
          <w:iCs/>
          <w:lang w:val="en"/>
        </w:rPr>
        <w:t>)</w:t>
      </w:r>
    </w:p>
    <w:p w14:paraId="247F926C" w14:textId="77777777" w:rsidR="00A83D67" w:rsidRDefault="00A83D67" w:rsidP="00E5581D">
      <w:pPr>
        <w:pStyle w:val="ACLFirstLine"/>
        <w:spacing w:line="360" w:lineRule="auto"/>
        <w:ind w:left="720" w:firstLine="0"/>
        <w:rPr>
          <w:rStyle w:val="shorttext"/>
          <w:rFonts w:cs="Arial"/>
        </w:rPr>
      </w:pPr>
      <w:r>
        <w:rPr>
          <w:rFonts w:cs="Arial"/>
        </w:rPr>
        <w:t>It is either (a) denying that the subject has a pejorative attribute, then exception from the denial, as if reversing it, a praiseworthy quality. Or (b) ascribing to the subject a praiseworthy quality then, after an exceptive or rectifying word, naming another praiseworthy quality.</w:t>
      </w:r>
      <w:r>
        <w:rPr>
          <w:rStyle w:val="shorttext"/>
        </w:rPr>
        <w:t xml:space="preserve"> The following example by an-</w:t>
      </w:r>
      <w:proofErr w:type="spellStart"/>
      <w:r>
        <w:rPr>
          <w:rStyle w:val="shorttext"/>
        </w:rPr>
        <w:t>Nābigha</w:t>
      </w:r>
      <w:proofErr w:type="spellEnd"/>
      <w:r>
        <w:rPr>
          <w:rStyle w:val="shorttext"/>
          <w:rFonts w:cs="Arial"/>
        </w:rPr>
        <w:t>:</w:t>
      </w:r>
    </w:p>
    <w:p w14:paraId="247F926D" w14:textId="77777777" w:rsidR="00A83D67" w:rsidRDefault="00A83D67" w:rsidP="00A83D67">
      <w:pPr>
        <w:pStyle w:val="ACLFirstLine"/>
        <w:ind w:left="720" w:firstLine="0"/>
        <w:rPr>
          <w:rStyle w:val="shorttext"/>
          <w:rFonts w:cs="Arial"/>
        </w:rPr>
      </w:pPr>
    </w:p>
    <w:p w14:paraId="247F926E" w14:textId="77777777" w:rsidR="00A83D67" w:rsidRDefault="00A83D67" w:rsidP="00A83D67">
      <w:pPr>
        <w:pStyle w:val="ACLFirstLine"/>
        <w:ind w:left="720" w:firstLine="0"/>
        <w:jc w:val="center"/>
        <w:rPr>
          <w:rStyle w:val="shorttext"/>
          <w:rFonts w:cs="Arial"/>
          <w:sz w:val="18"/>
          <w:szCs w:val="18"/>
        </w:rPr>
      </w:pPr>
      <w:r>
        <w:rPr>
          <w:rStyle w:val="shorttext"/>
          <w:rFonts w:cs="Arial"/>
          <w:sz w:val="18"/>
          <w:szCs w:val="18"/>
        </w:rPr>
        <w:t>"There in not fault in them, excepting that their swords - have suffered dents in clashes with battalions"</w:t>
      </w:r>
    </w:p>
    <w:p w14:paraId="247F926F" w14:textId="77777777" w:rsidR="00A83D67" w:rsidRDefault="00A83D67" w:rsidP="00A83D67">
      <w:pPr>
        <w:pStyle w:val="ACLFirstLine"/>
        <w:ind w:left="720" w:firstLine="0"/>
        <w:jc w:val="center"/>
        <w:rPr>
          <w:rStyle w:val="shorttext"/>
          <w:rFonts w:cs="Arial"/>
          <w:sz w:val="18"/>
          <w:szCs w:val="18"/>
        </w:rPr>
      </w:pPr>
    </w:p>
    <w:p w14:paraId="247F9270" w14:textId="77777777" w:rsidR="00A83D67" w:rsidRPr="006874EE" w:rsidRDefault="00A83D67" w:rsidP="00E5581D">
      <w:pPr>
        <w:pStyle w:val="ACLFirstLine"/>
        <w:numPr>
          <w:ilvl w:val="0"/>
          <w:numId w:val="7"/>
        </w:numPr>
        <w:spacing w:line="360" w:lineRule="auto"/>
        <w:jc w:val="left"/>
        <w:rPr>
          <w:i/>
          <w:iCs/>
        </w:rPr>
      </w:pPr>
      <w:r w:rsidRPr="006874EE">
        <w:rPr>
          <w:rFonts w:cs="Arial"/>
          <w:i/>
          <w:iCs/>
          <w:shd w:val="clear" w:color="auto" w:fill="FFFFFF"/>
        </w:rPr>
        <w:t>Echo (</w:t>
      </w:r>
      <w:r w:rsidRPr="006874EE">
        <w:rPr>
          <w:rFonts w:cs="Arial"/>
          <w:i/>
          <w:iCs/>
          <w:shd w:val="clear" w:color="auto" w:fill="FFFFFF"/>
          <w:rtl/>
        </w:rPr>
        <w:t>رد الاعجاز على الصدور</w:t>
      </w:r>
      <w:r w:rsidRPr="006874EE">
        <w:rPr>
          <w:i/>
          <w:iCs/>
        </w:rPr>
        <w:t>)</w:t>
      </w:r>
    </w:p>
    <w:p w14:paraId="247F9271" w14:textId="77777777" w:rsidR="00A83D67" w:rsidRDefault="00A83D67" w:rsidP="00E5581D">
      <w:pPr>
        <w:pStyle w:val="ACLFirstLine"/>
        <w:spacing w:line="360" w:lineRule="auto"/>
        <w:ind w:left="720" w:firstLine="0"/>
        <w:jc w:val="left"/>
        <w:rPr>
          <w:rStyle w:val="shorttext"/>
        </w:rPr>
      </w:pPr>
      <w:r>
        <w:t>Placing two words which are identical in pronunciation and in meaning, or nearly alike in pronunciation but not in meaning, or derived – either genuinely or apparently – from the same root, one near the beginning of the discourse and the other at the end</w:t>
      </w:r>
      <w:r>
        <w:rPr>
          <w:rFonts w:cs="Arial"/>
        </w:rPr>
        <w:t>.</w:t>
      </w:r>
      <w:r>
        <w:rPr>
          <w:rStyle w:val="shorttext"/>
        </w:rPr>
        <w:t xml:space="preserve"> The following example by Umar ibn al </w:t>
      </w:r>
      <w:proofErr w:type="spellStart"/>
      <w:r>
        <w:rPr>
          <w:rStyle w:val="shorttext"/>
        </w:rPr>
        <w:t>Fāriḑ</w:t>
      </w:r>
      <w:proofErr w:type="spellEnd"/>
      <w:r>
        <w:rPr>
          <w:rStyle w:val="shorttext"/>
        </w:rPr>
        <w:t>:</w:t>
      </w:r>
    </w:p>
    <w:p w14:paraId="247F9272" w14:textId="77777777" w:rsidR="00A83D67" w:rsidRDefault="00A83D67" w:rsidP="00A83D67">
      <w:pPr>
        <w:pStyle w:val="ACLFirstLine"/>
        <w:ind w:left="720" w:firstLine="0"/>
        <w:jc w:val="center"/>
        <w:rPr>
          <w:sz w:val="18"/>
          <w:szCs w:val="18"/>
        </w:rPr>
      </w:pPr>
      <w:r>
        <w:rPr>
          <w:sz w:val="18"/>
          <w:szCs w:val="18"/>
        </w:rPr>
        <w:t xml:space="preserve">“O desert </w:t>
      </w:r>
      <w:r w:rsidRPr="00411B49">
        <w:rPr>
          <w:b/>
          <w:bCs/>
          <w:sz w:val="18"/>
          <w:szCs w:val="18"/>
        </w:rPr>
        <w:t>dwellers</w:t>
      </w:r>
      <w:r>
        <w:rPr>
          <w:sz w:val="18"/>
          <w:szCs w:val="18"/>
        </w:rPr>
        <w:t>, will you not allow one visit</w:t>
      </w:r>
    </w:p>
    <w:p w14:paraId="247F9273" w14:textId="77777777" w:rsidR="00A83D67" w:rsidRPr="00FA5B0D" w:rsidRDefault="00A83D67" w:rsidP="00A83D67">
      <w:pPr>
        <w:pStyle w:val="ACLFirstLine"/>
        <w:ind w:left="720" w:firstLine="720"/>
        <w:jc w:val="center"/>
        <w:rPr>
          <w:sz w:val="18"/>
          <w:szCs w:val="18"/>
        </w:rPr>
      </w:pPr>
      <w:r>
        <w:rPr>
          <w:sz w:val="18"/>
          <w:szCs w:val="18"/>
        </w:rPr>
        <w:t xml:space="preserve">That I may live by it, o desert </w:t>
      </w:r>
      <w:r w:rsidRPr="00411B49">
        <w:rPr>
          <w:b/>
          <w:bCs/>
          <w:sz w:val="18"/>
          <w:szCs w:val="18"/>
        </w:rPr>
        <w:t>dwellers</w:t>
      </w:r>
      <w:r>
        <w:rPr>
          <w:sz w:val="18"/>
          <w:szCs w:val="18"/>
        </w:rPr>
        <w:t>?”</w:t>
      </w:r>
    </w:p>
    <w:p w14:paraId="247F9274" w14:textId="77777777" w:rsidR="00A83D67" w:rsidRPr="00426CDB" w:rsidRDefault="00A83D67" w:rsidP="00E5581D">
      <w:pPr>
        <w:pStyle w:val="ACLFirstLine"/>
        <w:numPr>
          <w:ilvl w:val="0"/>
          <w:numId w:val="7"/>
        </w:numPr>
        <w:spacing w:line="360" w:lineRule="auto"/>
        <w:jc w:val="left"/>
        <w:rPr>
          <w:i/>
          <w:iCs/>
          <w:sz w:val="18"/>
          <w:szCs w:val="18"/>
        </w:rPr>
      </w:pPr>
      <w:r w:rsidRPr="00426CDB">
        <w:rPr>
          <w:rFonts w:cs="Arial"/>
          <w:i/>
          <w:iCs/>
          <w:sz w:val="24"/>
          <w:szCs w:val="24"/>
        </w:rPr>
        <w:t>Paronomasia (</w:t>
      </w:r>
      <w:proofErr w:type="spellStart"/>
      <w:r w:rsidRPr="00426CDB">
        <w:rPr>
          <w:rFonts w:cs="Arial"/>
          <w:i/>
          <w:iCs/>
          <w:sz w:val="24"/>
          <w:szCs w:val="24"/>
        </w:rPr>
        <w:t>j</w:t>
      </w:r>
      <w:r>
        <w:rPr>
          <w:rFonts w:cs="Arial"/>
          <w:i/>
          <w:iCs/>
          <w:sz w:val="24"/>
          <w:szCs w:val="24"/>
        </w:rPr>
        <w:t>i</w:t>
      </w:r>
      <w:r w:rsidRPr="00426CDB">
        <w:rPr>
          <w:rFonts w:cs="Arial"/>
          <w:i/>
          <w:iCs/>
          <w:sz w:val="24"/>
          <w:szCs w:val="24"/>
        </w:rPr>
        <w:t>nas</w:t>
      </w:r>
      <w:proofErr w:type="spellEnd"/>
      <w:r w:rsidRPr="00426CDB">
        <w:rPr>
          <w:rFonts w:cs="Arial"/>
          <w:i/>
          <w:iCs/>
          <w:sz w:val="24"/>
          <w:szCs w:val="24"/>
        </w:rPr>
        <w:t xml:space="preserve"> </w:t>
      </w:r>
      <w:r w:rsidRPr="00426CDB">
        <w:rPr>
          <w:rFonts w:cs="Arial" w:hint="cs"/>
          <w:i/>
          <w:iCs/>
          <w:sz w:val="24"/>
          <w:szCs w:val="24"/>
          <w:rtl/>
        </w:rPr>
        <w:t>الجناس</w:t>
      </w:r>
      <w:r w:rsidRPr="00426CDB">
        <w:rPr>
          <w:rFonts w:cs="Arial"/>
          <w:i/>
          <w:iCs/>
          <w:sz w:val="24"/>
          <w:szCs w:val="24"/>
        </w:rPr>
        <w:t>)</w:t>
      </w:r>
    </w:p>
    <w:p w14:paraId="247F9275" w14:textId="77777777" w:rsidR="00A83D67" w:rsidRPr="00426CDB" w:rsidRDefault="00A83D67" w:rsidP="00E5581D">
      <w:pPr>
        <w:pStyle w:val="ACLFirstLine"/>
        <w:spacing w:line="360" w:lineRule="auto"/>
        <w:ind w:left="720" w:firstLine="0"/>
        <w:jc w:val="left"/>
        <w:rPr>
          <w:sz w:val="24"/>
          <w:szCs w:val="24"/>
        </w:rPr>
      </w:pPr>
      <w:r>
        <w:rPr>
          <w:sz w:val="24"/>
          <w:szCs w:val="24"/>
        </w:rPr>
        <w:t>The use or suggestion in one context of words that differ in meaning but are phonetically and/or graphically alike or nearly alike.</w:t>
      </w:r>
      <w:r w:rsidRPr="00907164">
        <w:t xml:space="preserve"> There are </w:t>
      </w:r>
      <w:r>
        <w:t xml:space="preserve">8 sub elements are the most famous types </w:t>
      </w:r>
      <w:r w:rsidRPr="00FF60EA">
        <w:t>we will explain them later</w:t>
      </w:r>
      <w:r>
        <w:t>.</w:t>
      </w:r>
    </w:p>
    <w:p w14:paraId="247F9276" w14:textId="77777777" w:rsidR="00A83D67" w:rsidRPr="005E43C2" w:rsidRDefault="00A83D67" w:rsidP="00A83D67">
      <w:pPr>
        <w:pStyle w:val="ACLFirstLine"/>
        <w:ind w:left="720" w:firstLine="0"/>
        <w:jc w:val="left"/>
        <w:rPr>
          <w:sz w:val="18"/>
          <w:szCs w:val="18"/>
        </w:rPr>
      </w:pPr>
    </w:p>
    <w:p w14:paraId="247F9277" w14:textId="77777777" w:rsidR="00A83D67" w:rsidRDefault="00A83D67" w:rsidP="00A83D67">
      <w:pPr>
        <w:ind w:firstLine="360"/>
        <w:rPr>
          <w:rStyle w:val="shorttext"/>
          <w:rFonts w:cs="Arial"/>
          <w:sz w:val="24"/>
          <w:szCs w:val="24"/>
        </w:rPr>
      </w:pPr>
      <w:r w:rsidRPr="00081C07">
        <w:rPr>
          <w:rStyle w:val="shorttext"/>
          <w:rFonts w:cs="Arial"/>
          <w:sz w:val="24"/>
          <w:szCs w:val="24"/>
          <w:lang w:val="en"/>
        </w:rPr>
        <w:t xml:space="preserve">These 9 elements one of them contained 4 elements (element iv), then total 12 </w:t>
      </w:r>
      <w:proofErr w:type="gramStart"/>
      <w:r w:rsidRPr="00081C07">
        <w:rPr>
          <w:rStyle w:val="shorttext"/>
          <w:rFonts w:cs="Arial"/>
          <w:sz w:val="24"/>
          <w:szCs w:val="24"/>
          <w:lang w:val="en"/>
        </w:rPr>
        <w:t>element</w:t>
      </w:r>
      <w:proofErr w:type="gramEnd"/>
      <w:r w:rsidRPr="00081C07">
        <w:rPr>
          <w:rStyle w:val="shorttext"/>
          <w:rFonts w:cs="Arial"/>
          <w:sz w:val="24"/>
          <w:szCs w:val="24"/>
          <w:lang w:val="en"/>
        </w:rPr>
        <w:t xml:space="preserve">. In the first part we will focus on them and then we will continue in </w:t>
      </w:r>
      <w:r>
        <w:rPr>
          <w:rStyle w:val="shorttext"/>
          <w:rFonts w:cs="Arial"/>
          <w:sz w:val="24"/>
          <w:szCs w:val="24"/>
          <w:lang w:val="en"/>
        </w:rPr>
        <w:t xml:space="preserve">another </w:t>
      </w:r>
      <w:r w:rsidRPr="00081C07">
        <w:rPr>
          <w:rStyle w:val="shorttext"/>
          <w:rFonts w:cs="Arial"/>
          <w:sz w:val="24"/>
          <w:szCs w:val="24"/>
          <w:lang w:val="en"/>
        </w:rPr>
        <w:t>elements</w:t>
      </w:r>
      <w:r>
        <w:rPr>
          <w:rStyle w:val="shorttext"/>
          <w:rFonts w:cs="Arial"/>
          <w:sz w:val="24"/>
          <w:szCs w:val="24"/>
        </w:rPr>
        <w:t xml:space="preserve"> </w:t>
      </w:r>
    </w:p>
    <w:p w14:paraId="247F9278" w14:textId="77777777" w:rsidR="00A83D67" w:rsidRDefault="00A83D67" w:rsidP="003B4494">
      <w:pPr>
        <w:pStyle w:val="ACLFirstLine"/>
        <w:ind w:firstLine="0"/>
      </w:pPr>
    </w:p>
    <w:p w14:paraId="247F9279" w14:textId="77777777" w:rsidR="005D36BF" w:rsidRDefault="005D36BF" w:rsidP="00A83D67">
      <w:pPr>
        <w:pStyle w:val="ACLFirstLine"/>
        <w:ind w:firstLine="0"/>
        <w:rPr>
          <w:u w:val="single"/>
        </w:rPr>
      </w:pPr>
      <w:commentRangeStart w:id="1"/>
      <w:r>
        <w:rPr>
          <w:u w:val="single"/>
        </w:rPr>
        <w:t>Text Mining</w:t>
      </w:r>
      <w:commentRangeEnd w:id="1"/>
      <w:r>
        <w:rPr>
          <w:rStyle w:val="CommentReference"/>
          <w:spacing w:val="0"/>
          <w:kern w:val="0"/>
          <w:lang w:eastAsia="en-US"/>
        </w:rPr>
        <w:commentReference w:id="1"/>
      </w:r>
    </w:p>
    <w:p w14:paraId="247F927A" w14:textId="77777777" w:rsidR="00BE136E" w:rsidRPr="0058261C" w:rsidRDefault="00BE136E" w:rsidP="00AA16D0">
      <w:pPr>
        <w:pStyle w:val="ACLFirstLine"/>
        <w:spacing w:line="360" w:lineRule="auto"/>
        <w:ind w:firstLine="0"/>
        <w:rPr>
          <w:sz w:val="24"/>
          <w:szCs w:val="24"/>
        </w:rPr>
      </w:pPr>
      <w:r w:rsidRPr="0058261C">
        <w:rPr>
          <w:sz w:val="24"/>
          <w:szCs w:val="24"/>
        </w:rPr>
        <w:t>Text mining, also referred to as text data mining, roughly equivalent to text analytics, is the process of deriving high-quality information from text. Text mining usually involves the process of structuring the input text: parsing, along with the addition of some derived linguistic features and the removal of others, and subsequent insertion into a database.</w:t>
      </w:r>
    </w:p>
    <w:p w14:paraId="247F927B" w14:textId="77777777" w:rsidR="00BE136E" w:rsidRPr="0058261C" w:rsidRDefault="00BE136E" w:rsidP="006328B4">
      <w:pPr>
        <w:pStyle w:val="ACLFirstLine"/>
        <w:spacing w:line="360" w:lineRule="auto"/>
        <w:ind w:firstLine="0"/>
        <w:rPr>
          <w:sz w:val="24"/>
          <w:szCs w:val="24"/>
        </w:rPr>
      </w:pPr>
      <w:r w:rsidRPr="0058261C">
        <w:rPr>
          <w:sz w:val="24"/>
          <w:szCs w:val="24"/>
        </w:rPr>
        <w:t>Typical text mining tasks include text categorization, text clustering, concept</w:t>
      </w:r>
      <w:r w:rsidR="006328B4" w:rsidRPr="0058261C">
        <w:rPr>
          <w:sz w:val="24"/>
          <w:szCs w:val="24"/>
        </w:rPr>
        <w:t xml:space="preserve"> </w:t>
      </w:r>
      <w:r w:rsidRPr="0058261C">
        <w:rPr>
          <w:sz w:val="24"/>
          <w:szCs w:val="24"/>
        </w:rPr>
        <w:t>/entity extraction, production of granular taxonomies, sentiment analysis, document summarization, and entity relation modeling.</w:t>
      </w:r>
    </w:p>
    <w:p w14:paraId="247F927C" w14:textId="77777777" w:rsidR="00AA16D0" w:rsidRPr="0058261C" w:rsidRDefault="00AA16D0" w:rsidP="006328B4">
      <w:pPr>
        <w:pStyle w:val="ACLFirstLine"/>
        <w:spacing w:line="360" w:lineRule="auto"/>
        <w:ind w:firstLine="0"/>
        <w:rPr>
          <w:sz w:val="24"/>
          <w:szCs w:val="24"/>
        </w:rPr>
      </w:pPr>
      <w:r w:rsidRPr="0058261C">
        <w:rPr>
          <w:sz w:val="24"/>
          <w:szCs w:val="24"/>
        </w:rPr>
        <w:t>Text analysis involves information retrieval, lexical analysis to study word frequency distributions, pattern recognition, tagging/annotation, information extraction, data mining techniques including link and association analysis, visualization, and predictive analytics. The overarching goal is, essentially, to turn text into data for analysis, via application of natural language processing (NLP- We'll talk later) and analytical methods</w:t>
      </w:r>
      <w:r w:rsidR="00D75CE9" w:rsidRPr="0058261C">
        <w:rPr>
          <w:sz w:val="24"/>
          <w:szCs w:val="24"/>
        </w:rPr>
        <w:t>. [24</w:t>
      </w:r>
      <w:r w:rsidR="00EA3730" w:rsidRPr="0058261C">
        <w:rPr>
          <w:sz w:val="24"/>
          <w:szCs w:val="24"/>
        </w:rPr>
        <w:t>]</w:t>
      </w:r>
    </w:p>
    <w:p w14:paraId="247F927D" w14:textId="77777777" w:rsidR="00D75CE9" w:rsidRPr="0058261C" w:rsidRDefault="00BB5924" w:rsidP="0058261C">
      <w:pPr>
        <w:pStyle w:val="ACLFirstLine"/>
        <w:spacing w:line="360" w:lineRule="auto"/>
        <w:ind w:firstLine="0"/>
        <w:rPr>
          <w:sz w:val="24"/>
          <w:szCs w:val="24"/>
        </w:rPr>
      </w:pPr>
      <w:r w:rsidRPr="0058261C">
        <w:rPr>
          <w:sz w:val="24"/>
          <w:szCs w:val="24"/>
        </w:rPr>
        <w:t>Several studies have researched this field; one example:</w:t>
      </w:r>
      <w:r w:rsidRPr="00BB5924">
        <w:rPr>
          <w:sz w:val="24"/>
          <w:szCs w:val="24"/>
        </w:rPr>
        <w:t xml:space="preserve"> Text Mining [25]</w:t>
      </w:r>
      <w:r w:rsidRPr="00BB5924">
        <w:t xml:space="preserve"> </w:t>
      </w:r>
      <w:r w:rsidRPr="00BB5924">
        <w:rPr>
          <w:sz w:val="24"/>
          <w:szCs w:val="24"/>
        </w:rPr>
        <w:t>this article attempts to shed some lights to the question</w:t>
      </w:r>
      <w:r>
        <w:rPr>
          <w:sz w:val="24"/>
          <w:szCs w:val="24"/>
        </w:rPr>
        <w:t>:</w:t>
      </w:r>
      <w:r w:rsidRPr="00BB5924">
        <w:rPr>
          <w:sz w:val="24"/>
          <w:szCs w:val="24"/>
        </w:rPr>
        <w:t xml:space="preserve"> Has text mining evolved so rapidly to become a mature field?</w:t>
      </w:r>
      <w:r w:rsidR="00CD36CD">
        <w:rPr>
          <w:sz w:val="24"/>
          <w:szCs w:val="24"/>
        </w:rPr>
        <w:t xml:space="preserve"> To answer; they f</w:t>
      </w:r>
      <w:r w:rsidR="00CD36CD" w:rsidRPr="00CD36CD">
        <w:rPr>
          <w:sz w:val="24"/>
          <w:szCs w:val="24"/>
        </w:rPr>
        <w:t>irst present a text mining framework consisting of two components: Text refining that transforms unstructured text documents into an intermediate form; and knowledge distillation that deduces patterns or knowledge from the intermediate form.</w:t>
      </w:r>
      <w:r w:rsidR="00CD36CD">
        <w:rPr>
          <w:sz w:val="24"/>
          <w:szCs w:val="24"/>
        </w:rPr>
        <w:t xml:space="preserve"> And </w:t>
      </w:r>
      <w:r w:rsidR="00CD36CD" w:rsidRPr="00CD36CD">
        <w:rPr>
          <w:sz w:val="24"/>
          <w:szCs w:val="24"/>
        </w:rPr>
        <w:t>then survey the state-of-the-art text mining products/applications and align them based on the text refining and knowledge distillation functions as well as the intermediate form that they adopt.</w:t>
      </w:r>
      <w:r w:rsidR="00CD36CD" w:rsidRPr="00CD36CD">
        <w:t xml:space="preserve"> </w:t>
      </w:r>
      <w:r w:rsidR="00CD36CD" w:rsidRPr="00CD36CD">
        <w:rPr>
          <w:sz w:val="24"/>
          <w:szCs w:val="24"/>
        </w:rPr>
        <w:t xml:space="preserve">In conclusion, </w:t>
      </w:r>
      <w:r w:rsidR="00CD36CD">
        <w:rPr>
          <w:sz w:val="24"/>
          <w:szCs w:val="24"/>
        </w:rPr>
        <w:t>they</w:t>
      </w:r>
      <w:r w:rsidR="00CD36CD" w:rsidRPr="00CD36CD">
        <w:rPr>
          <w:sz w:val="24"/>
          <w:szCs w:val="24"/>
        </w:rPr>
        <w:t xml:space="preserve"> highlight </w:t>
      </w:r>
      <w:r w:rsidR="00CD36CD" w:rsidRPr="0058261C">
        <w:rPr>
          <w:sz w:val="24"/>
          <w:szCs w:val="24"/>
        </w:rPr>
        <w:t>the upcoming challenges of text mining and the opportunities it offers.</w:t>
      </w:r>
    </w:p>
    <w:p w14:paraId="247F927E" w14:textId="77777777" w:rsidR="00CD36CD" w:rsidRPr="0058261C" w:rsidRDefault="0058261C" w:rsidP="0058261C">
      <w:pPr>
        <w:pStyle w:val="ACLFirstLine"/>
        <w:spacing w:line="360" w:lineRule="auto"/>
        <w:ind w:firstLine="0"/>
        <w:rPr>
          <w:sz w:val="24"/>
          <w:szCs w:val="24"/>
          <w:u w:val="single"/>
        </w:rPr>
      </w:pPr>
      <w:r w:rsidRPr="0058261C">
        <w:rPr>
          <w:sz w:val="24"/>
          <w:szCs w:val="24"/>
        </w:rPr>
        <w:t xml:space="preserve">In </w:t>
      </w:r>
      <w:r w:rsidRPr="0058261C">
        <w:rPr>
          <w:color w:val="000000" w:themeColor="text1"/>
          <w:sz w:val="24"/>
          <w:szCs w:val="24"/>
        </w:rPr>
        <w:t xml:space="preserve">additionally, </w:t>
      </w:r>
      <w:hyperlink r:id="rId13" w:tooltip="Text mining" w:history="1">
        <w:r w:rsidR="00CD36CD" w:rsidRPr="0058261C">
          <w:rPr>
            <w:rStyle w:val="Hyperlink"/>
            <w:rFonts w:cs="Arial"/>
            <w:color w:val="000000" w:themeColor="text1"/>
            <w:sz w:val="24"/>
            <w:szCs w:val="24"/>
            <w:u w:val="none"/>
            <w:shd w:val="clear" w:color="auto" w:fill="FFFFFF"/>
          </w:rPr>
          <w:t>Text mining</w:t>
        </w:r>
      </w:hyperlink>
      <w:r w:rsidR="00CD36CD" w:rsidRPr="0058261C">
        <w:rPr>
          <w:rFonts w:cs="Arial"/>
          <w:color w:val="000000" w:themeColor="text1"/>
          <w:sz w:val="24"/>
          <w:szCs w:val="24"/>
          <w:shd w:val="clear" w:color="auto" w:fill="FFFFFF"/>
        </w:rPr>
        <w:t> computer programs are available from many </w:t>
      </w:r>
      <w:hyperlink r:id="rId14" w:tooltip="Commercial software" w:history="1">
        <w:r w:rsidR="00CD36CD" w:rsidRPr="0058261C">
          <w:rPr>
            <w:rStyle w:val="Hyperlink"/>
            <w:rFonts w:cs="Arial"/>
            <w:color w:val="000000" w:themeColor="text1"/>
            <w:sz w:val="24"/>
            <w:szCs w:val="24"/>
            <w:u w:val="none"/>
            <w:shd w:val="clear" w:color="auto" w:fill="FFFFFF"/>
          </w:rPr>
          <w:t>commercial</w:t>
        </w:r>
      </w:hyperlink>
      <w:r w:rsidR="00CD36CD" w:rsidRPr="0058261C">
        <w:rPr>
          <w:rFonts w:cs="Arial"/>
          <w:color w:val="000000" w:themeColor="text1"/>
          <w:sz w:val="24"/>
          <w:szCs w:val="24"/>
          <w:shd w:val="clear" w:color="auto" w:fill="FFFFFF"/>
        </w:rPr>
        <w:t> and </w:t>
      </w:r>
      <w:hyperlink r:id="rId15" w:tooltip="Open source" w:history="1">
        <w:r w:rsidR="00CD36CD" w:rsidRPr="0058261C">
          <w:rPr>
            <w:rStyle w:val="Hyperlink"/>
            <w:rFonts w:cs="Arial"/>
            <w:color w:val="000000" w:themeColor="text1"/>
            <w:sz w:val="24"/>
            <w:szCs w:val="24"/>
            <w:u w:val="none"/>
            <w:shd w:val="clear" w:color="auto" w:fill="FFFFFF"/>
          </w:rPr>
          <w:t>open source</w:t>
        </w:r>
      </w:hyperlink>
      <w:r w:rsidR="00CD36CD" w:rsidRPr="0058261C">
        <w:rPr>
          <w:rFonts w:cs="Arial"/>
          <w:color w:val="000000" w:themeColor="text1"/>
          <w:sz w:val="24"/>
          <w:szCs w:val="24"/>
          <w:shd w:val="clear" w:color="auto" w:fill="FFFFFF"/>
        </w:rPr>
        <w:t> companies and sources.</w:t>
      </w:r>
      <w:r w:rsidRPr="0058261C">
        <w:rPr>
          <w:color w:val="000000" w:themeColor="text1"/>
          <w:sz w:val="24"/>
          <w:szCs w:val="24"/>
        </w:rPr>
        <w:t xml:space="preserve"> ; One example: </w:t>
      </w:r>
      <w:hyperlink r:id="rId16" w:tooltip="Basis Technology Corp." w:history="1">
        <w:r w:rsidRPr="0058261C">
          <w:rPr>
            <w:rStyle w:val="Hyperlink"/>
            <w:rFonts w:cs="Arial"/>
            <w:color w:val="000000" w:themeColor="text1"/>
            <w:sz w:val="24"/>
            <w:szCs w:val="24"/>
            <w:u w:val="none"/>
            <w:shd w:val="clear" w:color="auto" w:fill="FFFFFF"/>
          </w:rPr>
          <w:t>Basis Technology</w:t>
        </w:r>
      </w:hyperlink>
      <w:r w:rsidRPr="0058261C">
        <w:rPr>
          <w:rFonts w:cs="Arial"/>
          <w:color w:val="000000" w:themeColor="text1"/>
          <w:sz w:val="24"/>
          <w:szCs w:val="24"/>
          <w:shd w:val="clear" w:color="auto" w:fill="FFFFFF"/>
        </w:rPr>
        <w:t xml:space="preserve"> – provides </w:t>
      </w:r>
      <w:r w:rsidRPr="0058261C">
        <w:rPr>
          <w:rFonts w:cs="Arial"/>
          <w:color w:val="222222"/>
          <w:sz w:val="24"/>
          <w:szCs w:val="24"/>
          <w:shd w:val="clear" w:color="auto" w:fill="FFFFFF"/>
        </w:rPr>
        <w:t>a suite of text analysis modules to identify language, enable search in more than 20 languages, extract entities, and efficiently search for and translate entities.</w:t>
      </w:r>
      <w:r>
        <w:rPr>
          <w:rFonts w:cs="Arial"/>
          <w:color w:val="222222"/>
          <w:sz w:val="24"/>
          <w:szCs w:val="24"/>
          <w:shd w:val="clear" w:color="auto" w:fill="FFFFFF"/>
        </w:rPr>
        <w:t xml:space="preserve"> [26]</w:t>
      </w:r>
    </w:p>
    <w:p w14:paraId="247F927F" w14:textId="77777777" w:rsidR="0058261C" w:rsidRDefault="0058261C" w:rsidP="00A83D67">
      <w:pPr>
        <w:pStyle w:val="ACLFirstLine"/>
        <w:ind w:firstLine="0"/>
        <w:rPr>
          <w:sz w:val="24"/>
          <w:szCs w:val="24"/>
          <w:u w:val="single"/>
          <w:lang w:bidi="he-IL"/>
        </w:rPr>
      </w:pPr>
    </w:p>
    <w:p w14:paraId="247F9280" w14:textId="77777777" w:rsidR="005D36BF" w:rsidRDefault="005D36BF" w:rsidP="00A83D67">
      <w:pPr>
        <w:pStyle w:val="ACLFirstLine"/>
        <w:ind w:firstLine="0"/>
        <w:rPr>
          <w:u w:val="single"/>
        </w:rPr>
      </w:pPr>
      <w:commentRangeStart w:id="2"/>
      <w:r>
        <w:rPr>
          <w:u w:val="single"/>
        </w:rPr>
        <w:t>Natural Language Processing</w:t>
      </w:r>
      <w:commentRangeEnd w:id="2"/>
      <w:r>
        <w:rPr>
          <w:rStyle w:val="CommentReference"/>
          <w:spacing w:val="0"/>
          <w:kern w:val="0"/>
          <w:lang w:eastAsia="en-US"/>
        </w:rPr>
        <w:commentReference w:id="2"/>
      </w:r>
    </w:p>
    <w:p w14:paraId="247F9281" w14:textId="77777777" w:rsidR="005D36BF" w:rsidRDefault="005D36BF" w:rsidP="00A83D67">
      <w:pPr>
        <w:pStyle w:val="ACLFirstLine"/>
        <w:ind w:firstLine="0"/>
        <w:rPr>
          <w:u w:val="single"/>
        </w:rPr>
      </w:pPr>
    </w:p>
    <w:p w14:paraId="247F9282" w14:textId="77777777" w:rsidR="00A83D67" w:rsidRPr="009002F6" w:rsidRDefault="00A83D67" w:rsidP="00A83D67">
      <w:pPr>
        <w:pStyle w:val="ACLFirstLine"/>
        <w:ind w:firstLine="0"/>
        <w:rPr>
          <w:u w:val="single"/>
        </w:rPr>
      </w:pPr>
      <w:r>
        <w:rPr>
          <w:u w:val="single"/>
        </w:rPr>
        <w:t>Related Work</w:t>
      </w:r>
    </w:p>
    <w:p w14:paraId="247F9283" w14:textId="77777777" w:rsidR="00D715E0" w:rsidRPr="00E5581D" w:rsidRDefault="00BE318D" w:rsidP="00E5581D">
      <w:pPr>
        <w:pStyle w:val="ACLFirstLine"/>
        <w:spacing w:line="360" w:lineRule="auto"/>
        <w:ind w:firstLine="0"/>
        <w:rPr>
          <w:sz w:val="24"/>
          <w:szCs w:val="24"/>
        </w:rPr>
      </w:pPr>
      <w:r w:rsidRPr="00E5581D">
        <w:rPr>
          <w:sz w:val="24"/>
          <w:szCs w:val="24"/>
        </w:rPr>
        <w:t xml:space="preserve">Several researches have been conducted in the field of Arabic language analysis in recent years. The studies have focused on different </w:t>
      </w:r>
      <w:r w:rsidR="00D866D9" w:rsidRPr="00E5581D">
        <w:rPr>
          <w:sz w:val="24"/>
          <w:szCs w:val="24"/>
        </w:rPr>
        <w:t>aspects</w:t>
      </w:r>
      <w:r w:rsidR="003D6B14" w:rsidRPr="00E5581D">
        <w:rPr>
          <w:sz w:val="24"/>
          <w:szCs w:val="24"/>
        </w:rPr>
        <w:t xml:space="preserve"> – </w:t>
      </w:r>
      <w:r w:rsidR="006F712F" w:rsidRPr="00E5581D">
        <w:rPr>
          <w:sz w:val="24"/>
          <w:szCs w:val="24"/>
        </w:rPr>
        <w:t xml:space="preserve">morphological, </w:t>
      </w:r>
      <w:r w:rsidR="003D6B14" w:rsidRPr="00E5581D">
        <w:rPr>
          <w:sz w:val="24"/>
          <w:szCs w:val="24"/>
        </w:rPr>
        <w:t>sentiment, semantic…</w:t>
      </w:r>
      <w:r w:rsidR="00D866D9" w:rsidRPr="00E5581D">
        <w:rPr>
          <w:sz w:val="24"/>
          <w:szCs w:val="24"/>
        </w:rPr>
        <w:t>;</w:t>
      </w:r>
      <w:r w:rsidRPr="00E5581D">
        <w:rPr>
          <w:sz w:val="24"/>
          <w:szCs w:val="24"/>
        </w:rPr>
        <w:t xml:space="preserve"> one of them is about morphological analysis of Arabic texts, just like </w:t>
      </w:r>
      <w:proofErr w:type="spellStart"/>
      <w:r w:rsidRPr="00E5581D">
        <w:rPr>
          <w:sz w:val="24"/>
          <w:szCs w:val="24"/>
        </w:rPr>
        <w:t>AlKhalil</w:t>
      </w:r>
      <w:proofErr w:type="spellEnd"/>
      <w:r w:rsidRPr="00E5581D">
        <w:rPr>
          <w:sz w:val="24"/>
          <w:szCs w:val="24"/>
        </w:rPr>
        <w:t xml:space="preserve"> Morpho Sys 2 [</w:t>
      </w:r>
      <w:r w:rsidR="006F712F" w:rsidRPr="00E5581D">
        <w:rPr>
          <w:sz w:val="24"/>
          <w:szCs w:val="24"/>
        </w:rPr>
        <w:t>3</w:t>
      </w:r>
      <w:r w:rsidR="00D715E0" w:rsidRPr="00E5581D">
        <w:rPr>
          <w:sz w:val="24"/>
          <w:szCs w:val="24"/>
        </w:rPr>
        <w:t>], MADA [</w:t>
      </w:r>
      <w:r w:rsidR="006F712F" w:rsidRPr="00E5581D">
        <w:rPr>
          <w:sz w:val="24"/>
          <w:szCs w:val="24"/>
        </w:rPr>
        <w:t>4</w:t>
      </w:r>
      <w:r w:rsidR="00D715E0" w:rsidRPr="00E5581D">
        <w:rPr>
          <w:sz w:val="24"/>
          <w:szCs w:val="24"/>
        </w:rPr>
        <w:t>] MADA+TOKENS [</w:t>
      </w:r>
      <w:r w:rsidR="006F712F" w:rsidRPr="00E5581D">
        <w:rPr>
          <w:sz w:val="24"/>
          <w:szCs w:val="24"/>
        </w:rPr>
        <w:t>5</w:t>
      </w:r>
      <w:r w:rsidR="00D715E0" w:rsidRPr="00E5581D">
        <w:rPr>
          <w:sz w:val="24"/>
          <w:szCs w:val="24"/>
        </w:rPr>
        <w:t>], MADAMIRA [</w:t>
      </w:r>
      <w:r w:rsidR="006F712F" w:rsidRPr="00E5581D">
        <w:rPr>
          <w:sz w:val="24"/>
          <w:szCs w:val="24"/>
        </w:rPr>
        <w:t>6</w:t>
      </w:r>
      <w:r w:rsidR="00D715E0" w:rsidRPr="00E5581D">
        <w:rPr>
          <w:sz w:val="24"/>
          <w:szCs w:val="24"/>
        </w:rPr>
        <w:t>], ASMA [</w:t>
      </w:r>
      <w:r w:rsidR="006F712F" w:rsidRPr="00E5581D">
        <w:rPr>
          <w:sz w:val="24"/>
          <w:szCs w:val="24"/>
        </w:rPr>
        <w:t>7</w:t>
      </w:r>
      <w:r w:rsidR="00D715E0" w:rsidRPr="00E5581D">
        <w:rPr>
          <w:sz w:val="24"/>
          <w:szCs w:val="24"/>
        </w:rPr>
        <w:t>] MAGEAD [</w:t>
      </w:r>
      <w:r w:rsidR="003B4494" w:rsidRPr="00E5581D">
        <w:rPr>
          <w:sz w:val="24"/>
          <w:szCs w:val="24"/>
        </w:rPr>
        <w:t>9</w:t>
      </w:r>
      <w:r w:rsidR="00D715E0" w:rsidRPr="00E5581D">
        <w:rPr>
          <w:sz w:val="24"/>
          <w:szCs w:val="24"/>
        </w:rPr>
        <w:t>], BAMA [</w:t>
      </w:r>
      <w:r w:rsidR="003B4494" w:rsidRPr="00E5581D">
        <w:rPr>
          <w:sz w:val="24"/>
          <w:szCs w:val="24"/>
        </w:rPr>
        <w:t>10, 11</w:t>
      </w:r>
      <w:r w:rsidR="00D715E0" w:rsidRPr="00E5581D">
        <w:rPr>
          <w:sz w:val="24"/>
          <w:szCs w:val="24"/>
        </w:rPr>
        <w:t>], SAMA [</w:t>
      </w:r>
      <w:r w:rsidR="003B4494" w:rsidRPr="00E5581D">
        <w:rPr>
          <w:sz w:val="24"/>
          <w:szCs w:val="24"/>
        </w:rPr>
        <w:t>12</w:t>
      </w:r>
      <w:r w:rsidR="00D715E0" w:rsidRPr="00E5581D">
        <w:rPr>
          <w:sz w:val="24"/>
          <w:szCs w:val="24"/>
        </w:rPr>
        <w:t>], and SALMA [</w:t>
      </w:r>
      <w:r w:rsidR="003B4494" w:rsidRPr="00E5581D">
        <w:rPr>
          <w:sz w:val="24"/>
          <w:szCs w:val="24"/>
        </w:rPr>
        <w:t>13</w:t>
      </w:r>
      <w:r w:rsidR="00D715E0" w:rsidRPr="00E5581D">
        <w:rPr>
          <w:sz w:val="24"/>
          <w:szCs w:val="24"/>
        </w:rPr>
        <w:t>]</w:t>
      </w:r>
      <w:r w:rsidR="00E66DCF" w:rsidRPr="00E5581D">
        <w:rPr>
          <w:sz w:val="24"/>
          <w:szCs w:val="24"/>
        </w:rPr>
        <w:t>, that are discussed next</w:t>
      </w:r>
      <w:r w:rsidR="00D715E0" w:rsidRPr="00E5581D">
        <w:rPr>
          <w:sz w:val="24"/>
          <w:szCs w:val="24"/>
        </w:rPr>
        <w:t>.</w:t>
      </w:r>
    </w:p>
    <w:p w14:paraId="247F9284" w14:textId="77777777" w:rsidR="0000024B" w:rsidRPr="00E5581D" w:rsidRDefault="0000024B" w:rsidP="00E5581D">
      <w:pPr>
        <w:pStyle w:val="ACLFirstLine"/>
        <w:spacing w:line="360" w:lineRule="auto"/>
        <w:rPr>
          <w:sz w:val="24"/>
          <w:szCs w:val="24"/>
        </w:rPr>
      </w:pPr>
      <w:r w:rsidRPr="00E5581D">
        <w:rPr>
          <w:sz w:val="24"/>
          <w:szCs w:val="24"/>
        </w:rPr>
        <w:t>The Alkhalil2 [</w:t>
      </w:r>
      <w:r w:rsidR="006F712F" w:rsidRPr="00E5581D">
        <w:rPr>
          <w:sz w:val="24"/>
          <w:szCs w:val="24"/>
        </w:rPr>
        <w:t>3</w:t>
      </w:r>
      <w:r w:rsidRPr="00E5581D">
        <w:rPr>
          <w:sz w:val="24"/>
          <w:szCs w:val="24"/>
        </w:rPr>
        <w:t>] tool is a robust Arabic morpho-syntactic analyzer that was built to analyze Arabic partially or totally vowelized words. In addition, the Alkhalil2 tool includes a large database which exploited to segment, and then to analyze Arabic words. For each word, the resulting analysis is acquired as a set of features that includes prefix, stem, type, pattern of word, root, part of speech (POS), lemma, pattern of lemma and suffix.</w:t>
      </w:r>
    </w:p>
    <w:p w14:paraId="247F9285" w14:textId="77777777" w:rsidR="00196C7F" w:rsidRPr="00E5581D" w:rsidRDefault="00D866D9" w:rsidP="00E5581D">
      <w:pPr>
        <w:pStyle w:val="ACLFirstLine"/>
        <w:spacing w:line="360" w:lineRule="auto"/>
        <w:rPr>
          <w:sz w:val="24"/>
          <w:szCs w:val="24"/>
        </w:rPr>
      </w:pPr>
      <w:r w:rsidRPr="00E5581D">
        <w:rPr>
          <w:sz w:val="24"/>
          <w:szCs w:val="24"/>
        </w:rPr>
        <w:t xml:space="preserve"> MADA [</w:t>
      </w:r>
      <w:r w:rsidR="006F712F" w:rsidRPr="00E5581D">
        <w:rPr>
          <w:sz w:val="24"/>
          <w:szCs w:val="24"/>
        </w:rPr>
        <w:t>4</w:t>
      </w:r>
      <w:r w:rsidRPr="00E5581D">
        <w:rPr>
          <w:sz w:val="24"/>
          <w:szCs w:val="24"/>
        </w:rPr>
        <w:t>]</w:t>
      </w:r>
      <w:r w:rsidRPr="00E5581D">
        <w:rPr>
          <w:sz w:val="24"/>
          <w:szCs w:val="24"/>
          <w:rtl/>
          <w:lang w:bidi="he-IL"/>
        </w:rPr>
        <w:t xml:space="preserve"> </w:t>
      </w:r>
      <w:r w:rsidRPr="00E5581D">
        <w:rPr>
          <w:sz w:val="24"/>
          <w:szCs w:val="24"/>
        </w:rPr>
        <w:t>this work has investigated applying MADA</w:t>
      </w:r>
      <w:r w:rsidR="00F842C9" w:rsidRPr="00E5581D">
        <w:rPr>
          <w:sz w:val="24"/>
          <w:szCs w:val="24"/>
        </w:rPr>
        <w:t xml:space="preserve"> - Morphological Analysis and Decomposition for Arabic</w:t>
      </w:r>
      <w:r w:rsidR="00D62A33" w:rsidRPr="00E5581D">
        <w:rPr>
          <w:sz w:val="24"/>
          <w:szCs w:val="24"/>
        </w:rPr>
        <w:t xml:space="preserve">; </w:t>
      </w:r>
      <w:r w:rsidRPr="00E5581D">
        <w:rPr>
          <w:sz w:val="24"/>
          <w:szCs w:val="24"/>
        </w:rPr>
        <w:t xml:space="preserve">morphological analysis and decomposition for Arabic broadcast news and conversation transcription. The MADA performs both morphologically decomposition and stem </w:t>
      </w:r>
      <w:r w:rsidR="001F2285" w:rsidRPr="00E5581D">
        <w:rPr>
          <w:sz w:val="24"/>
          <w:szCs w:val="24"/>
        </w:rPr>
        <w:t>normalization that</w:t>
      </w:r>
      <w:r w:rsidR="00393694" w:rsidRPr="00E5581D">
        <w:rPr>
          <w:sz w:val="24"/>
          <w:szCs w:val="24"/>
        </w:rPr>
        <w:t xml:space="preserve"> </w:t>
      </w:r>
      <w:r w:rsidRPr="00E5581D">
        <w:rPr>
          <w:sz w:val="24"/>
          <w:szCs w:val="24"/>
        </w:rPr>
        <w:t>were found to be important for best recognition performance.</w:t>
      </w:r>
      <w:r w:rsidR="00BE318D" w:rsidRPr="00E5581D">
        <w:rPr>
          <w:sz w:val="24"/>
          <w:szCs w:val="24"/>
        </w:rPr>
        <w:t xml:space="preserve"> </w:t>
      </w:r>
      <w:r w:rsidR="00393694" w:rsidRPr="00E5581D">
        <w:rPr>
          <w:sz w:val="24"/>
          <w:szCs w:val="24"/>
        </w:rPr>
        <w:t>I</w:t>
      </w:r>
      <w:r w:rsidR="006703B2" w:rsidRPr="00E5581D">
        <w:rPr>
          <w:sz w:val="24"/>
          <w:szCs w:val="24"/>
        </w:rPr>
        <w:t xml:space="preserve">n </w:t>
      </w:r>
      <w:r w:rsidR="00BE318D" w:rsidRPr="00E5581D">
        <w:rPr>
          <w:sz w:val="24"/>
          <w:szCs w:val="24"/>
        </w:rPr>
        <w:t>MADA+TOKENS [</w:t>
      </w:r>
      <w:r w:rsidR="00706DE2" w:rsidRPr="00E5581D">
        <w:rPr>
          <w:sz w:val="24"/>
          <w:szCs w:val="24"/>
        </w:rPr>
        <w:t>5</w:t>
      </w:r>
      <w:r w:rsidR="00BE318D" w:rsidRPr="00E5581D">
        <w:rPr>
          <w:sz w:val="24"/>
          <w:szCs w:val="24"/>
        </w:rPr>
        <w:t>]</w:t>
      </w:r>
      <w:r w:rsidR="006703B2" w:rsidRPr="00E5581D">
        <w:rPr>
          <w:sz w:val="24"/>
          <w:szCs w:val="24"/>
        </w:rPr>
        <w:t xml:space="preserve"> describe the features and capabilities of MADA+TOKAN</w:t>
      </w:r>
      <w:r w:rsidR="00393694" w:rsidRPr="00E5581D">
        <w:rPr>
          <w:sz w:val="24"/>
          <w:szCs w:val="24"/>
        </w:rPr>
        <w:t xml:space="preserve">. </w:t>
      </w:r>
      <w:r w:rsidR="00BE318D" w:rsidRPr="00E5581D">
        <w:rPr>
          <w:sz w:val="24"/>
          <w:szCs w:val="24"/>
        </w:rPr>
        <w:t>MADAMIRA [</w:t>
      </w:r>
      <w:r w:rsidR="00706DE2" w:rsidRPr="00E5581D">
        <w:rPr>
          <w:sz w:val="24"/>
          <w:szCs w:val="24"/>
        </w:rPr>
        <w:t>6</w:t>
      </w:r>
      <w:r w:rsidR="00BE318D" w:rsidRPr="00E5581D">
        <w:rPr>
          <w:sz w:val="24"/>
          <w:szCs w:val="24"/>
        </w:rPr>
        <w:t>]</w:t>
      </w:r>
      <w:r w:rsidR="00AC6788" w:rsidRPr="00E5581D">
        <w:rPr>
          <w:sz w:val="24"/>
          <w:szCs w:val="24"/>
        </w:rPr>
        <w:t xml:space="preserve"> </w:t>
      </w:r>
      <w:r w:rsidR="00393694" w:rsidRPr="00E5581D">
        <w:rPr>
          <w:sz w:val="24"/>
          <w:szCs w:val="24"/>
        </w:rPr>
        <w:t xml:space="preserve">is a follow up study that </w:t>
      </w:r>
      <w:r w:rsidR="00AC6788" w:rsidRPr="00E5581D">
        <w:rPr>
          <w:sz w:val="24"/>
          <w:szCs w:val="24"/>
        </w:rPr>
        <w:t>improves upon the two systems</w:t>
      </w:r>
      <w:r w:rsidR="00CC1633" w:rsidRPr="00E5581D">
        <w:rPr>
          <w:sz w:val="24"/>
          <w:szCs w:val="24"/>
        </w:rPr>
        <w:t xml:space="preserve"> </w:t>
      </w:r>
      <w:proofErr w:type="gramStart"/>
      <w:r w:rsidR="000A0616" w:rsidRPr="00E5581D">
        <w:rPr>
          <w:sz w:val="24"/>
          <w:szCs w:val="24"/>
        </w:rPr>
        <w:t>(</w:t>
      </w:r>
      <w:r w:rsidR="00CC1633" w:rsidRPr="00E5581D">
        <w:rPr>
          <w:sz w:val="24"/>
          <w:szCs w:val="24"/>
        </w:rPr>
        <w:t xml:space="preserve"> MADA</w:t>
      </w:r>
      <w:proofErr w:type="gramEnd"/>
      <w:r w:rsidR="00CC1633" w:rsidRPr="00E5581D">
        <w:rPr>
          <w:sz w:val="24"/>
          <w:szCs w:val="24"/>
        </w:rPr>
        <w:t xml:space="preserve"> [</w:t>
      </w:r>
      <w:r w:rsidR="00706DE2" w:rsidRPr="00E5581D">
        <w:rPr>
          <w:sz w:val="24"/>
          <w:szCs w:val="24"/>
        </w:rPr>
        <w:t>4</w:t>
      </w:r>
      <w:r w:rsidR="00CC1633" w:rsidRPr="00E5581D">
        <w:rPr>
          <w:sz w:val="24"/>
          <w:szCs w:val="24"/>
        </w:rPr>
        <w:t>] MADA+TOKENS [</w:t>
      </w:r>
      <w:r w:rsidR="00706DE2" w:rsidRPr="00E5581D">
        <w:rPr>
          <w:sz w:val="24"/>
          <w:szCs w:val="24"/>
        </w:rPr>
        <w:t>5</w:t>
      </w:r>
      <w:r w:rsidR="00CC1633" w:rsidRPr="00E5581D">
        <w:rPr>
          <w:sz w:val="24"/>
          <w:szCs w:val="24"/>
        </w:rPr>
        <w:t>]</w:t>
      </w:r>
      <w:r w:rsidR="000A0616" w:rsidRPr="00E5581D">
        <w:rPr>
          <w:sz w:val="24"/>
          <w:szCs w:val="24"/>
        </w:rPr>
        <w:t xml:space="preserve"> )</w:t>
      </w:r>
      <w:r w:rsidR="00CC1633" w:rsidRPr="00E5581D">
        <w:rPr>
          <w:sz w:val="24"/>
          <w:szCs w:val="24"/>
        </w:rPr>
        <w:t xml:space="preserve"> </w:t>
      </w:r>
      <w:r w:rsidR="00AC6788" w:rsidRPr="00E5581D">
        <w:rPr>
          <w:sz w:val="24"/>
          <w:szCs w:val="24"/>
        </w:rPr>
        <w:t>with a more streamlined Java implementation that is more robust, portable, extensible, and is faster than its ancestors by more than an order of magnitude</w:t>
      </w:r>
      <w:r w:rsidR="000A0616" w:rsidRPr="00E5581D">
        <w:rPr>
          <w:sz w:val="24"/>
          <w:szCs w:val="24"/>
        </w:rPr>
        <w:t>,</w:t>
      </w:r>
      <w:r w:rsidR="00AC6788" w:rsidRPr="00E5581D">
        <w:rPr>
          <w:sz w:val="24"/>
          <w:szCs w:val="24"/>
        </w:rPr>
        <w:t xml:space="preserve"> also discuss</w:t>
      </w:r>
      <w:r w:rsidR="0087448A" w:rsidRPr="00E5581D">
        <w:rPr>
          <w:sz w:val="24"/>
          <w:szCs w:val="24"/>
        </w:rPr>
        <w:t>ed</w:t>
      </w:r>
      <w:r w:rsidR="00AC6788" w:rsidRPr="00E5581D">
        <w:rPr>
          <w:sz w:val="24"/>
          <w:szCs w:val="24"/>
        </w:rPr>
        <w:t xml:space="preserve"> an online demo</w:t>
      </w:r>
      <w:r w:rsidR="0087448A" w:rsidRPr="00E5581D">
        <w:rPr>
          <w:sz w:val="24"/>
          <w:szCs w:val="24"/>
        </w:rPr>
        <w:t>.</w:t>
      </w:r>
    </w:p>
    <w:p w14:paraId="247F9286" w14:textId="77777777" w:rsidR="00196C7F" w:rsidRPr="00E5581D" w:rsidRDefault="00BE318D" w:rsidP="00E5581D">
      <w:pPr>
        <w:pStyle w:val="ACLFirstLine"/>
        <w:spacing w:line="360" w:lineRule="auto"/>
        <w:rPr>
          <w:sz w:val="24"/>
          <w:szCs w:val="24"/>
        </w:rPr>
      </w:pPr>
      <w:r w:rsidRPr="00E5581D">
        <w:rPr>
          <w:sz w:val="24"/>
          <w:szCs w:val="24"/>
        </w:rPr>
        <w:t xml:space="preserve"> ASMA [</w:t>
      </w:r>
      <w:r w:rsidR="00706DE2" w:rsidRPr="00E5581D">
        <w:rPr>
          <w:sz w:val="24"/>
          <w:szCs w:val="24"/>
        </w:rPr>
        <w:t>7</w:t>
      </w:r>
      <w:r w:rsidRPr="00E5581D">
        <w:rPr>
          <w:sz w:val="24"/>
          <w:szCs w:val="24"/>
        </w:rPr>
        <w:t>]</w:t>
      </w:r>
      <w:r w:rsidR="00AB4CCC" w:rsidRPr="00E5581D">
        <w:rPr>
          <w:sz w:val="24"/>
          <w:szCs w:val="24"/>
        </w:rPr>
        <w:t xml:space="preserve"> </w:t>
      </w:r>
      <w:r w:rsidR="001D256A" w:rsidRPr="00E5581D">
        <w:rPr>
          <w:sz w:val="24"/>
          <w:szCs w:val="24"/>
        </w:rPr>
        <w:t xml:space="preserve">presented a fast and efficient system for automatic segmentation and </w:t>
      </w:r>
      <w:proofErr w:type="gramStart"/>
      <w:r w:rsidR="001D256A" w:rsidRPr="00E5581D">
        <w:rPr>
          <w:sz w:val="24"/>
          <w:szCs w:val="24"/>
        </w:rPr>
        <w:t>fine grained</w:t>
      </w:r>
      <w:proofErr w:type="gramEnd"/>
      <w:r w:rsidR="001D256A" w:rsidRPr="00E5581D">
        <w:rPr>
          <w:sz w:val="24"/>
          <w:szCs w:val="24"/>
        </w:rPr>
        <w:t xml:space="preserve"> part of speech (POS) tagging of Modern Standard Arabic (MSA). ASMA performs segmentation both of agglutinative and of inflectional morphological boundaries within a word. The authors </w:t>
      </w:r>
      <w:r w:rsidR="00E66DCF" w:rsidRPr="00E5581D">
        <w:rPr>
          <w:sz w:val="24"/>
          <w:szCs w:val="24"/>
        </w:rPr>
        <w:t xml:space="preserve">evaluated </w:t>
      </w:r>
      <w:r w:rsidR="001D256A" w:rsidRPr="00E5581D">
        <w:rPr>
          <w:sz w:val="24"/>
          <w:szCs w:val="24"/>
        </w:rPr>
        <w:t>ASMA</w:t>
      </w:r>
      <w:r w:rsidR="00E66DCF" w:rsidRPr="00E5581D">
        <w:rPr>
          <w:sz w:val="24"/>
          <w:szCs w:val="24"/>
        </w:rPr>
        <w:t>’s</w:t>
      </w:r>
      <w:r w:rsidR="001D256A" w:rsidRPr="00E5581D">
        <w:rPr>
          <w:sz w:val="24"/>
          <w:szCs w:val="24"/>
        </w:rPr>
        <w:t xml:space="preserve"> performance </w:t>
      </w:r>
      <w:r w:rsidR="00E66DCF" w:rsidRPr="00E5581D">
        <w:rPr>
          <w:sz w:val="24"/>
          <w:szCs w:val="24"/>
        </w:rPr>
        <w:t xml:space="preserve">by comparing it with </w:t>
      </w:r>
      <w:r w:rsidR="001D256A" w:rsidRPr="00E5581D">
        <w:rPr>
          <w:sz w:val="24"/>
          <w:szCs w:val="24"/>
        </w:rPr>
        <w:t xml:space="preserve">two </w:t>
      </w:r>
      <w:proofErr w:type="gramStart"/>
      <w:r w:rsidR="001D256A" w:rsidRPr="00E5581D">
        <w:rPr>
          <w:sz w:val="24"/>
          <w:szCs w:val="24"/>
        </w:rPr>
        <w:t>state</w:t>
      </w:r>
      <w:proofErr w:type="gramEnd"/>
      <w:r w:rsidR="001D256A" w:rsidRPr="00E5581D">
        <w:rPr>
          <w:sz w:val="24"/>
          <w:szCs w:val="24"/>
        </w:rPr>
        <w:t xml:space="preserve"> of the art suites of MSA tools: AMIRA </w:t>
      </w:r>
      <w:r w:rsidR="005811E6" w:rsidRPr="00E5581D">
        <w:rPr>
          <w:sz w:val="24"/>
          <w:szCs w:val="24"/>
        </w:rPr>
        <w:t>[</w:t>
      </w:r>
      <w:r w:rsidR="00706DE2" w:rsidRPr="00E5581D">
        <w:rPr>
          <w:sz w:val="24"/>
          <w:szCs w:val="24"/>
        </w:rPr>
        <w:t>8</w:t>
      </w:r>
      <w:r w:rsidR="005811E6" w:rsidRPr="00E5581D">
        <w:rPr>
          <w:sz w:val="24"/>
          <w:szCs w:val="24"/>
        </w:rPr>
        <w:t>]</w:t>
      </w:r>
      <w:r w:rsidR="001D256A" w:rsidRPr="00E5581D">
        <w:rPr>
          <w:sz w:val="24"/>
          <w:szCs w:val="24"/>
        </w:rPr>
        <w:t xml:space="preserve"> and MADA+TOKAN </w:t>
      </w:r>
      <w:r w:rsidR="005811E6" w:rsidRPr="00E5581D">
        <w:rPr>
          <w:sz w:val="24"/>
          <w:szCs w:val="24"/>
        </w:rPr>
        <w:t>[</w:t>
      </w:r>
      <w:r w:rsidR="00706DE2" w:rsidRPr="00E5581D">
        <w:rPr>
          <w:sz w:val="24"/>
          <w:szCs w:val="24"/>
        </w:rPr>
        <w:t>5</w:t>
      </w:r>
      <w:r w:rsidR="005811E6" w:rsidRPr="00E5581D">
        <w:rPr>
          <w:sz w:val="24"/>
          <w:szCs w:val="24"/>
        </w:rPr>
        <w:t>]</w:t>
      </w:r>
      <w:r w:rsidR="001D256A" w:rsidRPr="00E5581D">
        <w:rPr>
          <w:sz w:val="24"/>
          <w:szCs w:val="24"/>
        </w:rPr>
        <w:t xml:space="preserve">. </w:t>
      </w:r>
      <w:r w:rsidR="00B936AC" w:rsidRPr="00E5581D">
        <w:rPr>
          <w:sz w:val="24"/>
          <w:szCs w:val="24"/>
        </w:rPr>
        <w:t xml:space="preserve">ASMA </w:t>
      </w:r>
      <w:r w:rsidR="00E66DCF" w:rsidRPr="00E5581D">
        <w:rPr>
          <w:sz w:val="24"/>
          <w:szCs w:val="24"/>
        </w:rPr>
        <w:t xml:space="preserve">achieved </w:t>
      </w:r>
      <w:r w:rsidR="00B936AC" w:rsidRPr="00E5581D">
        <w:rPr>
          <w:sz w:val="24"/>
          <w:szCs w:val="24"/>
        </w:rPr>
        <w:t xml:space="preserve">comparable results </w:t>
      </w:r>
      <w:r w:rsidR="00E66DCF" w:rsidRPr="00E5581D">
        <w:rPr>
          <w:sz w:val="24"/>
          <w:szCs w:val="24"/>
        </w:rPr>
        <w:t xml:space="preserve">with </w:t>
      </w:r>
      <w:r w:rsidR="00B936AC" w:rsidRPr="00E5581D">
        <w:rPr>
          <w:sz w:val="24"/>
          <w:szCs w:val="24"/>
        </w:rPr>
        <w:t>these two systems’ state-of-</w:t>
      </w:r>
      <w:r w:rsidR="00DD0D3B" w:rsidRPr="00E5581D">
        <w:rPr>
          <w:sz w:val="24"/>
          <w:szCs w:val="24"/>
        </w:rPr>
        <w:t>threat</w:t>
      </w:r>
      <w:r w:rsidR="00B936AC" w:rsidRPr="00E5581D">
        <w:rPr>
          <w:sz w:val="24"/>
          <w:szCs w:val="24"/>
        </w:rPr>
        <w:t xml:space="preserve"> performance </w:t>
      </w:r>
      <w:r w:rsidR="00DD0D3B" w:rsidRPr="00E5581D">
        <w:rPr>
          <w:sz w:val="24"/>
          <w:szCs w:val="24"/>
        </w:rPr>
        <w:t>a</w:t>
      </w:r>
      <w:r w:rsidR="00B936AC" w:rsidRPr="00E5581D">
        <w:rPr>
          <w:sz w:val="24"/>
          <w:szCs w:val="24"/>
        </w:rPr>
        <w:t>nd its accuracy is high</w:t>
      </w:r>
      <w:r w:rsidR="003B4494" w:rsidRPr="00E5581D">
        <w:rPr>
          <w:sz w:val="24"/>
          <w:szCs w:val="24"/>
        </w:rPr>
        <w:t>er</w:t>
      </w:r>
      <w:r w:rsidR="00B936AC" w:rsidRPr="00E5581D">
        <w:rPr>
          <w:sz w:val="24"/>
          <w:szCs w:val="24"/>
        </w:rPr>
        <w:t>.</w:t>
      </w:r>
    </w:p>
    <w:p w14:paraId="247F9287" w14:textId="77777777" w:rsidR="00A45AEF" w:rsidRPr="00E5581D" w:rsidRDefault="00BE318D" w:rsidP="00E5581D">
      <w:pPr>
        <w:pStyle w:val="ACLFirstLine"/>
        <w:spacing w:line="360" w:lineRule="auto"/>
        <w:rPr>
          <w:sz w:val="24"/>
          <w:szCs w:val="24"/>
        </w:rPr>
      </w:pPr>
      <w:r w:rsidRPr="00E5581D">
        <w:rPr>
          <w:sz w:val="24"/>
          <w:szCs w:val="24"/>
        </w:rPr>
        <w:t>MAGEAD [</w:t>
      </w:r>
      <w:r w:rsidR="003B4494" w:rsidRPr="00E5581D">
        <w:rPr>
          <w:sz w:val="24"/>
          <w:szCs w:val="24"/>
        </w:rPr>
        <w:t>9</w:t>
      </w:r>
      <w:r w:rsidRPr="00E5581D">
        <w:rPr>
          <w:sz w:val="24"/>
          <w:szCs w:val="24"/>
        </w:rPr>
        <w:t>]</w:t>
      </w:r>
      <w:r w:rsidR="00A45AEF" w:rsidRPr="00E5581D">
        <w:rPr>
          <w:sz w:val="24"/>
          <w:szCs w:val="24"/>
        </w:rPr>
        <w:t xml:space="preserve"> presented a morphological analyzer and generator for the Arabic language family in this work explicitly addresses </w:t>
      </w:r>
      <w:r w:rsidR="00BD3B2B" w:rsidRPr="00E5581D">
        <w:rPr>
          <w:sz w:val="24"/>
          <w:szCs w:val="24"/>
        </w:rPr>
        <w:t>the need for processing the morphology of the dialects.</w:t>
      </w:r>
    </w:p>
    <w:p w14:paraId="247F9288" w14:textId="77777777" w:rsidR="00BE318D" w:rsidRPr="00E5581D" w:rsidRDefault="005B3490" w:rsidP="00E5581D">
      <w:pPr>
        <w:pStyle w:val="ACLFirstLine"/>
        <w:spacing w:line="360" w:lineRule="auto"/>
        <w:rPr>
          <w:sz w:val="24"/>
          <w:szCs w:val="24"/>
        </w:rPr>
      </w:pPr>
      <w:r w:rsidRPr="00E5581D">
        <w:rPr>
          <w:sz w:val="24"/>
          <w:szCs w:val="24"/>
        </w:rPr>
        <w:t xml:space="preserve">BAMA </w:t>
      </w:r>
      <w:r w:rsidR="003B4494" w:rsidRPr="00E5581D">
        <w:rPr>
          <w:sz w:val="24"/>
          <w:szCs w:val="24"/>
        </w:rPr>
        <w:t xml:space="preserve">[10, 11] </w:t>
      </w:r>
      <w:r w:rsidRPr="00E5581D">
        <w:rPr>
          <w:sz w:val="24"/>
          <w:szCs w:val="24"/>
        </w:rPr>
        <w:t xml:space="preserve">BUCKWALTER ARABIC MORPHOLOGICAL ANALYZER; </w:t>
      </w:r>
      <w:r w:rsidR="002733D1" w:rsidRPr="00E5581D">
        <w:rPr>
          <w:sz w:val="24"/>
          <w:szCs w:val="24"/>
        </w:rPr>
        <w:t xml:space="preserve">in </w:t>
      </w:r>
      <w:r w:rsidR="00E66DCF" w:rsidRPr="00E5581D">
        <w:rPr>
          <w:sz w:val="24"/>
          <w:szCs w:val="24"/>
        </w:rPr>
        <w:t xml:space="preserve">these </w:t>
      </w:r>
      <w:r w:rsidR="002733D1" w:rsidRPr="00E5581D">
        <w:rPr>
          <w:sz w:val="24"/>
          <w:szCs w:val="24"/>
        </w:rPr>
        <w:t>works</w:t>
      </w:r>
      <w:r w:rsidR="00E66DCF" w:rsidRPr="00E5581D">
        <w:rPr>
          <w:sz w:val="24"/>
          <w:szCs w:val="24"/>
        </w:rPr>
        <w:t>, the focus is</w:t>
      </w:r>
      <w:r w:rsidR="002733D1" w:rsidRPr="00E5581D">
        <w:rPr>
          <w:sz w:val="24"/>
          <w:szCs w:val="24"/>
        </w:rPr>
        <w:t xml:space="preserve"> </w:t>
      </w:r>
      <w:r w:rsidRPr="00E5581D">
        <w:rPr>
          <w:sz w:val="24"/>
          <w:szCs w:val="24"/>
        </w:rPr>
        <w:t xml:space="preserve">morphological analysis of Arabic </w:t>
      </w:r>
      <w:r w:rsidR="003450A5" w:rsidRPr="00E5581D">
        <w:rPr>
          <w:sz w:val="24"/>
          <w:szCs w:val="24"/>
        </w:rPr>
        <w:t xml:space="preserve">texts, </w:t>
      </w:r>
      <w:r w:rsidR="00E66DCF" w:rsidRPr="00E5581D">
        <w:rPr>
          <w:sz w:val="24"/>
          <w:szCs w:val="24"/>
        </w:rPr>
        <w:t xml:space="preserve">where </w:t>
      </w:r>
      <w:r w:rsidR="003450A5" w:rsidRPr="00E5581D">
        <w:rPr>
          <w:sz w:val="24"/>
          <w:szCs w:val="24"/>
        </w:rPr>
        <w:t>BAMA [</w:t>
      </w:r>
      <w:r w:rsidR="003B4494" w:rsidRPr="00E5581D">
        <w:rPr>
          <w:sz w:val="24"/>
          <w:szCs w:val="24"/>
        </w:rPr>
        <w:t>10</w:t>
      </w:r>
      <w:r w:rsidR="003450A5" w:rsidRPr="00E5581D">
        <w:rPr>
          <w:sz w:val="24"/>
          <w:szCs w:val="24"/>
        </w:rPr>
        <w:t>] is new version to BAMA [</w:t>
      </w:r>
      <w:r w:rsidR="003B4494" w:rsidRPr="00E5581D">
        <w:rPr>
          <w:sz w:val="24"/>
          <w:szCs w:val="24"/>
        </w:rPr>
        <w:t>11</w:t>
      </w:r>
      <w:r w:rsidR="003450A5" w:rsidRPr="00E5581D">
        <w:rPr>
          <w:sz w:val="24"/>
          <w:szCs w:val="24"/>
        </w:rPr>
        <w:t>].</w:t>
      </w:r>
      <w:r w:rsidR="00196C7F" w:rsidRPr="00E5581D">
        <w:rPr>
          <w:sz w:val="24"/>
          <w:szCs w:val="24"/>
        </w:rPr>
        <w:t xml:space="preserve"> In addition to that </w:t>
      </w:r>
      <w:r w:rsidR="00BE318D" w:rsidRPr="00E5581D">
        <w:rPr>
          <w:sz w:val="24"/>
          <w:szCs w:val="24"/>
        </w:rPr>
        <w:t>SAMA [</w:t>
      </w:r>
      <w:r w:rsidR="003B4494" w:rsidRPr="00E5581D">
        <w:rPr>
          <w:sz w:val="24"/>
          <w:szCs w:val="24"/>
        </w:rPr>
        <w:t>12</w:t>
      </w:r>
      <w:r w:rsidR="00BE318D" w:rsidRPr="00E5581D">
        <w:rPr>
          <w:sz w:val="24"/>
          <w:szCs w:val="24"/>
        </w:rPr>
        <w:t>], and SALMA [</w:t>
      </w:r>
      <w:r w:rsidR="003B4494" w:rsidRPr="00E5581D">
        <w:rPr>
          <w:sz w:val="24"/>
          <w:szCs w:val="24"/>
        </w:rPr>
        <w:t>13</w:t>
      </w:r>
      <w:r w:rsidR="00BE318D" w:rsidRPr="00E5581D">
        <w:rPr>
          <w:sz w:val="24"/>
          <w:szCs w:val="24"/>
        </w:rPr>
        <w:t>]</w:t>
      </w:r>
      <w:r w:rsidR="008B263F" w:rsidRPr="00E5581D">
        <w:rPr>
          <w:sz w:val="24"/>
          <w:szCs w:val="24"/>
        </w:rPr>
        <w:t xml:space="preserve"> focus in the same field (morphological analyzer)</w:t>
      </w:r>
      <w:r w:rsidR="006C751B" w:rsidRPr="00E5581D">
        <w:rPr>
          <w:sz w:val="24"/>
          <w:szCs w:val="24"/>
        </w:rPr>
        <w:t>.</w:t>
      </w:r>
    </w:p>
    <w:p w14:paraId="247F9289" w14:textId="77777777" w:rsidR="00BE318D" w:rsidRPr="00E5581D" w:rsidRDefault="00BE318D" w:rsidP="00E5581D">
      <w:pPr>
        <w:pStyle w:val="ACLFirstLine"/>
        <w:spacing w:line="360" w:lineRule="auto"/>
        <w:rPr>
          <w:sz w:val="24"/>
          <w:szCs w:val="24"/>
        </w:rPr>
      </w:pPr>
      <w:r w:rsidRPr="00E5581D">
        <w:rPr>
          <w:sz w:val="24"/>
          <w:szCs w:val="24"/>
        </w:rPr>
        <w:t>Another tool was developed in order to remove prefixes and suffixes and a co-occurrence based statistical stemmer [</w:t>
      </w:r>
      <w:r w:rsidR="008778A3" w:rsidRPr="00E5581D">
        <w:rPr>
          <w:sz w:val="24"/>
          <w:szCs w:val="24"/>
        </w:rPr>
        <w:t>14</w:t>
      </w:r>
      <w:r w:rsidRPr="00E5581D">
        <w:rPr>
          <w:sz w:val="24"/>
          <w:szCs w:val="24"/>
        </w:rPr>
        <w:t>].</w:t>
      </w:r>
    </w:p>
    <w:p w14:paraId="247F928A" w14:textId="77777777" w:rsidR="00BE318D" w:rsidRPr="00E5581D" w:rsidRDefault="00BE318D" w:rsidP="00E5581D">
      <w:pPr>
        <w:pStyle w:val="ACLFirstLine"/>
        <w:spacing w:line="360" w:lineRule="auto"/>
        <w:rPr>
          <w:sz w:val="24"/>
          <w:szCs w:val="24"/>
        </w:rPr>
      </w:pPr>
      <w:r w:rsidRPr="00E5581D">
        <w:rPr>
          <w:sz w:val="24"/>
          <w:szCs w:val="24"/>
        </w:rPr>
        <w:t>Another aspect is building lexicons just like Arabic WordNet [</w:t>
      </w:r>
      <w:r w:rsidR="006C751B" w:rsidRPr="00E5581D">
        <w:rPr>
          <w:sz w:val="24"/>
          <w:szCs w:val="24"/>
        </w:rPr>
        <w:t>15 16</w:t>
      </w:r>
      <w:r w:rsidRPr="00E5581D">
        <w:rPr>
          <w:sz w:val="24"/>
          <w:szCs w:val="24"/>
        </w:rPr>
        <w:t>] which is based on WordNet [</w:t>
      </w:r>
      <w:r w:rsidR="006C751B" w:rsidRPr="00E5581D">
        <w:rPr>
          <w:sz w:val="24"/>
          <w:szCs w:val="24"/>
        </w:rPr>
        <w:t>17</w:t>
      </w:r>
      <w:r w:rsidRPr="00E5581D">
        <w:rPr>
          <w:sz w:val="24"/>
          <w:szCs w:val="24"/>
        </w:rPr>
        <w:t>], both are lexical resources in standard Arabic and in English respectively. The Arabic WordNet is a large lexical database which includes nouns, verbs, adjective and adverbs that grouped into sets of cognitive synonyms, each expressing a distinct concept [</w:t>
      </w:r>
      <w:r w:rsidR="006C751B" w:rsidRPr="00E5581D">
        <w:rPr>
          <w:sz w:val="24"/>
          <w:szCs w:val="24"/>
        </w:rPr>
        <w:t>16</w:t>
      </w:r>
      <w:r w:rsidRPr="00E5581D">
        <w:rPr>
          <w:sz w:val="24"/>
          <w:szCs w:val="24"/>
        </w:rPr>
        <w:t>].</w:t>
      </w:r>
    </w:p>
    <w:p w14:paraId="247F928B" w14:textId="77777777" w:rsidR="00BE318D" w:rsidRPr="00E5581D" w:rsidRDefault="00BE318D" w:rsidP="00E5581D">
      <w:pPr>
        <w:pStyle w:val="ACLFirstLine"/>
        <w:spacing w:line="360" w:lineRule="auto"/>
        <w:rPr>
          <w:sz w:val="24"/>
          <w:szCs w:val="24"/>
        </w:rPr>
      </w:pPr>
      <w:r w:rsidRPr="00E5581D">
        <w:rPr>
          <w:sz w:val="24"/>
          <w:szCs w:val="24"/>
        </w:rPr>
        <w:t>A different aspect is building Arabic sentiment lexicon just like [</w:t>
      </w:r>
      <w:r w:rsidR="00F66F17" w:rsidRPr="00E5581D">
        <w:rPr>
          <w:sz w:val="24"/>
          <w:szCs w:val="24"/>
        </w:rPr>
        <w:t>18</w:t>
      </w:r>
      <w:r w:rsidRPr="00E5581D">
        <w:rPr>
          <w:sz w:val="24"/>
          <w:szCs w:val="24"/>
        </w:rPr>
        <w:t xml:space="preserve">], </w:t>
      </w:r>
      <w:proofErr w:type="spellStart"/>
      <w:r w:rsidRPr="00E5581D">
        <w:rPr>
          <w:sz w:val="24"/>
          <w:szCs w:val="24"/>
        </w:rPr>
        <w:t>ArSenL</w:t>
      </w:r>
      <w:proofErr w:type="spellEnd"/>
      <w:r w:rsidRPr="00E5581D">
        <w:rPr>
          <w:sz w:val="24"/>
          <w:szCs w:val="24"/>
        </w:rPr>
        <w:t xml:space="preserve"> [</w:t>
      </w:r>
      <w:r w:rsidR="00F66F17" w:rsidRPr="00E5581D">
        <w:rPr>
          <w:sz w:val="24"/>
          <w:szCs w:val="24"/>
        </w:rPr>
        <w:t>19</w:t>
      </w:r>
      <w:r w:rsidRPr="00E5581D">
        <w:rPr>
          <w:sz w:val="24"/>
          <w:szCs w:val="24"/>
        </w:rPr>
        <w:t>], and [</w:t>
      </w:r>
      <w:r w:rsidR="00F66F17" w:rsidRPr="00E5581D">
        <w:rPr>
          <w:sz w:val="24"/>
          <w:szCs w:val="24"/>
        </w:rPr>
        <w:t>20</w:t>
      </w:r>
      <w:r w:rsidRPr="00E5581D">
        <w:rPr>
          <w:sz w:val="24"/>
          <w:szCs w:val="24"/>
        </w:rPr>
        <w:t xml:space="preserve">] based on non-formal Arabic language retrieved from the internet. </w:t>
      </w:r>
    </w:p>
    <w:p w14:paraId="247F928C" w14:textId="77777777" w:rsidR="00EF3B11" w:rsidRPr="00E5581D" w:rsidRDefault="005C765F" w:rsidP="00E5581D">
      <w:pPr>
        <w:pStyle w:val="ACLFirstLine"/>
        <w:spacing w:line="360" w:lineRule="auto"/>
        <w:rPr>
          <w:sz w:val="24"/>
          <w:szCs w:val="24"/>
        </w:rPr>
      </w:pPr>
      <w:proofErr w:type="spellStart"/>
      <w:r w:rsidRPr="00E5581D">
        <w:rPr>
          <w:sz w:val="24"/>
          <w:szCs w:val="24"/>
        </w:rPr>
        <w:t>ElSahar</w:t>
      </w:r>
      <w:proofErr w:type="spellEnd"/>
      <w:r w:rsidRPr="00E5581D">
        <w:rPr>
          <w:sz w:val="24"/>
          <w:szCs w:val="24"/>
        </w:rPr>
        <w:t xml:space="preserve">, Hady, and </w:t>
      </w:r>
      <w:proofErr w:type="spellStart"/>
      <w:r w:rsidRPr="00E5581D">
        <w:rPr>
          <w:sz w:val="24"/>
          <w:szCs w:val="24"/>
        </w:rPr>
        <w:t>Samhaa</w:t>
      </w:r>
      <w:proofErr w:type="spellEnd"/>
      <w:r w:rsidRPr="00E5581D">
        <w:rPr>
          <w:sz w:val="24"/>
          <w:szCs w:val="24"/>
        </w:rPr>
        <w:t xml:space="preserve"> R. El-</w:t>
      </w:r>
      <w:proofErr w:type="spellStart"/>
      <w:r w:rsidRPr="00E5581D">
        <w:rPr>
          <w:sz w:val="24"/>
          <w:szCs w:val="24"/>
        </w:rPr>
        <w:t>Beltagy</w:t>
      </w:r>
      <w:proofErr w:type="spellEnd"/>
      <w:r w:rsidRPr="00E5581D">
        <w:rPr>
          <w:sz w:val="24"/>
          <w:szCs w:val="24"/>
        </w:rPr>
        <w:t xml:space="preserve"> </w:t>
      </w:r>
      <w:r w:rsidR="00E419AB" w:rsidRPr="00E5581D">
        <w:rPr>
          <w:sz w:val="24"/>
          <w:szCs w:val="24"/>
        </w:rPr>
        <w:t>[</w:t>
      </w:r>
      <w:r w:rsidR="00D366B8" w:rsidRPr="00E5581D">
        <w:rPr>
          <w:sz w:val="24"/>
          <w:szCs w:val="24"/>
        </w:rPr>
        <w:t>18</w:t>
      </w:r>
      <w:r w:rsidR="00C52D18" w:rsidRPr="00E5581D">
        <w:rPr>
          <w:sz w:val="24"/>
          <w:szCs w:val="24"/>
        </w:rPr>
        <w:t>],</w:t>
      </w:r>
      <w:r w:rsidR="00394C76" w:rsidRPr="00E5581D">
        <w:rPr>
          <w:sz w:val="24"/>
          <w:szCs w:val="24"/>
        </w:rPr>
        <w:t xml:space="preserve"> </w:t>
      </w:r>
      <w:r w:rsidR="003C4A1F" w:rsidRPr="00E5581D">
        <w:rPr>
          <w:sz w:val="24"/>
          <w:szCs w:val="24"/>
        </w:rPr>
        <w:t>they generated large multi-domain datasets for Sentiment Analysis in Arabic</w:t>
      </w:r>
      <w:r w:rsidR="00090D2F" w:rsidRPr="00E5581D">
        <w:rPr>
          <w:sz w:val="24"/>
          <w:szCs w:val="24"/>
        </w:rPr>
        <w:t xml:space="preserve">. </w:t>
      </w:r>
      <w:proofErr w:type="spellStart"/>
      <w:r w:rsidR="00090D2F" w:rsidRPr="00E5581D">
        <w:rPr>
          <w:sz w:val="24"/>
          <w:szCs w:val="24"/>
        </w:rPr>
        <w:t>ArSenL</w:t>
      </w:r>
      <w:proofErr w:type="spellEnd"/>
      <w:r w:rsidR="00090D2F" w:rsidRPr="00E5581D">
        <w:rPr>
          <w:sz w:val="24"/>
          <w:szCs w:val="24"/>
        </w:rPr>
        <w:t xml:space="preserve"> [</w:t>
      </w:r>
      <w:r w:rsidR="00D366B8" w:rsidRPr="00E5581D">
        <w:rPr>
          <w:sz w:val="24"/>
          <w:szCs w:val="24"/>
        </w:rPr>
        <w:t>19</w:t>
      </w:r>
      <w:r w:rsidR="0075578B" w:rsidRPr="00E5581D">
        <w:rPr>
          <w:sz w:val="24"/>
          <w:szCs w:val="24"/>
        </w:rPr>
        <w:t>]</w:t>
      </w:r>
      <w:r w:rsidR="00090D2F" w:rsidRPr="00E5581D">
        <w:rPr>
          <w:sz w:val="24"/>
          <w:szCs w:val="24"/>
        </w:rPr>
        <w:t xml:space="preserve"> and [</w:t>
      </w:r>
      <w:r w:rsidR="00D366B8" w:rsidRPr="00E5581D">
        <w:rPr>
          <w:sz w:val="24"/>
          <w:szCs w:val="24"/>
        </w:rPr>
        <w:t>20</w:t>
      </w:r>
      <w:r w:rsidR="00090D2F" w:rsidRPr="00E5581D">
        <w:rPr>
          <w:sz w:val="24"/>
          <w:szCs w:val="24"/>
        </w:rPr>
        <w:t>] based on non-formal Arabic language retrieved from the internet.</w:t>
      </w:r>
    </w:p>
    <w:p w14:paraId="247F928D" w14:textId="77777777" w:rsidR="00D366B8" w:rsidRPr="00E5581D" w:rsidRDefault="0046242E" w:rsidP="00E5581D">
      <w:pPr>
        <w:autoSpaceDE w:val="0"/>
        <w:autoSpaceDN w:val="0"/>
        <w:adjustRightInd w:val="0"/>
        <w:spacing w:after="0" w:line="360" w:lineRule="auto"/>
        <w:ind w:firstLine="230"/>
        <w:rPr>
          <w:rFonts w:cs="Times New Roman"/>
          <w:sz w:val="24"/>
          <w:szCs w:val="24"/>
        </w:rPr>
      </w:pPr>
      <w:r w:rsidRPr="00E5581D">
        <w:rPr>
          <w:sz w:val="24"/>
          <w:szCs w:val="24"/>
        </w:rPr>
        <w:t>In other fields have been several studies in Arabic literature in general and rhetoric in particular.</w:t>
      </w:r>
      <w:r w:rsidR="00231492" w:rsidRPr="00E5581D">
        <w:rPr>
          <w:sz w:val="24"/>
          <w:szCs w:val="24"/>
        </w:rPr>
        <w:t xml:space="preserve"> </w:t>
      </w:r>
      <w:r w:rsidR="005D344F" w:rsidRPr="00E5581D">
        <w:rPr>
          <w:sz w:val="24"/>
          <w:szCs w:val="24"/>
        </w:rPr>
        <w:t>Dr. Hamid Hussein AL-</w:t>
      </w:r>
      <w:proofErr w:type="spellStart"/>
      <w:r w:rsidR="005D344F" w:rsidRPr="00E5581D">
        <w:rPr>
          <w:sz w:val="24"/>
          <w:szCs w:val="24"/>
        </w:rPr>
        <w:t>Hajjaj</w:t>
      </w:r>
      <w:proofErr w:type="spellEnd"/>
      <w:r w:rsidR="005D344F" w:rsidRPr="00E5581D">
        <w:rPr>
          <w:sz w:val="24"/>
          <w:szCs w:val="24"/>
        </w:rPr>
        <w:t xml:space="preserve">, </w:t>
      </w:r>
      <w:proofErr w:type="spellStart"/>
      <w:r w:rsidR="005D344F" w:rsidRPr="00E5581D">
        <w:rPr>
          <w:sz w:val="24"/>
          <w:szCs w:val="24"/>
        </w:rPr>
        <w:t>Mayyadah</w:t>
      </w:r>
      <w:proofErr w:type="spellEnd"/>
      <w:r w:rsidR="005D344F" w:rsidRPr="00E5581D">
        <w:rPr>
          <w:sz w:val="24"/>
          <w:szCs w:val="24"/>
        </w:rPr>
        <w:t xml:space="preserve"> </w:t>
      </w:r>
      <w:proofErr w:type="spellStart"/>
      <w:r w:rsidR="005D344F" w:rsidRPr="00E5581D">
        <w:rPr>
          <w:sz w:val="24"/>
          <w:szCs w:val="24"/>
        </w:rPr>
        <w:t>Nazar</w:t>
      </w:r>
      <w:proofErr w:type="spellEnd"/>
      <w:r w:rsidR="005D344F" w:rsidRPr="00E5581D">
        <w:rPr>
          <w:sz w:val="24"/>
          <w:szCs w:val="24"/>
        </w:rPr>
        <w:t xml:space="preserve"> Ali, et al. [</w:t>
      </w:r>
      <w:r w:rsidR="00E2145F" w:rsidRPr="00E5581D">
        <w:rPr>
          <w:sz w:val="24"/>
          <w:szCs w:val="24"/>
        </w:rPr>
        <w:t>21</w:t>
      </w:r>
      <w:r w:rsidR="005D344F" w:rsidRPr="00E5581D">
        <w:rPr>
          <w:sz w:val="24"/>
          <w:szCs w:val="24"/>
        </w:rPr>
        <w:t xml:space="preserve">] </w:t>
      </w:r>
      <w:r w:rsidR="005D344F" w:rsidRPr="00E5581D">
        <w:rPr>
          <w:rFonts w:cs="Times New Roman"/>
          <w:sz w:val="24"/>
          <w:szCs w:val="24"/>
        </w:rPr>
        <w:t>explored the nature and role of the pun in classical Arabic rhetoric</w:t>
      </w:r>
      <w:r w:rsidR="0054374E" w:rsidRPr="00E5581D">
        <w:rPr>
          <w:rFonts w:cs="Times New Roman"/>
          <w:sz w:val="24"/>
          <w:szCs w:val="24"/>
        </w:rPr>
        <w:t xml:space="preserve"> (the Arabic rhetorical term “</w:t>
      </w:r>
      <w:r w:rsidR="0054374E" w:rsidRPr="00E5581D">
        <w:rPr>
          <w:rFonts w:cs="Times New Roman" w:hint="cs"/>
          <w:sz w:val="24"/>
          <w:szCs w:val="24"/>
          <w:rtl/>
        </w:rPr>
        <w:t>التروية</w:t>
      </w:r>
      <w:r w:rsidR="0054374E" w:rsidRPr="00E5581D">
        <w:rPr>
          <w:rFonts w:cs="Times New Roman"/>
          <w:sz w:val="24"/>
          <w:szCs w:val="24"/>
        </w:rPr>
        <w:t>”)</w:t>
      </w:r>
      <w:r w:rsidR="005D344F" w:rsidRPr="00E5581D">
        <w:rPr>
          <w:rFonts w:cs="Times New Roman"/>
          <w:sz w:val="24"/>
          <w:szCs w:val="24"/>
        </w:rPr>
        <w:t>.</w:t>
      </w:r>
      <w:r w:rsidR="00505396" w:rsidRPr="00E5581D">
        <w:rPr>
          <w:rFonts w:cs="Times New Roman"/>
          <w:sz w:val="24"/>
          <w:szCs w:val="24"/>
        </w:rPr>
        <w:t xml:space="preserve"> And </w:t>
      </w:r>
      <w:proofErr w:type="gramStart"/>
      <w:r w:rsidR="00505396" w:rsidRPr="00E5581D">
        <w:rPr>
          <w:rFonts w:cs="Times New Roman"/>
          <w:sz w:val="24"/>
          <w:szCs w:val="24"/>
        </w:rPr>
        <w:t>Suggest</w:t>
      </w:r>
      <w:r w:rsidR="009827E9" w:rsidRPr="00E5581D">
        <w:rPr>
          <w:rFonts w:cs="Times New Roman"/>
          <w:sz w:val="24"/>
          <w:szCs w:val="24"/>
        </w:rPr>
        <w:t>ed</w:t>
      </w:r>
      <w:proofErr w:type="gramEnd"/>
      <w:r w:rsidR="009827E9" w:rsidRPr="00E5581D">
        <w:rPr>
          <w:rFonts w:cs="Times New Roman"/>
          <w:sz w:val="24"/>
          <w:szCs w:val="24"/>
        </w:rPr>
        <w:t xml:space="preserve"> in this work </w:t>
      </w:r>
      <w:r w:rsidR="00505396" w:rsidRPr="00E5581D">
        <w:rPr>
          <w:rFonts w:cs="Times New Roman"/>
          <w:sz w:val="24"/>
          <w:szCs w:val="24"/>
        </w:rPr>
        <w:t>some basic and powerful procedures and techniques for the rendition of Arabic pun into English.</w:t>
      </w:r>
      <w:r w:rsidR="00F81B00" w:rsidRPr="00E5581D">
        <w:rPr>
          <w:rFonts w:cs="Times New Roman"/>
          <w:sz w:val="24"/>
          <w:szCs w:val="24"/>
        </w:rPr>
        <w:t xml:space="preserve"> One of the results they received in this study</w:t>
      </w:r>
      <w:r w:rsidR="00EB4510" w:rsidRPr="00E5581D">
        <w:rPr>
          <w:rFonts w:cs="Times New Roman"/>
          <w:sz w:val="24"/>
          <w:szCs w:val="24"/>
        </w:rPr>
        <w:t xml:space="preserve">; </w:t>
      </w:r>
      <w:r w:rsidR="00F81B00" w:rsidRPr="00E5581D">
        <w:rPr>
          <w:rFonts w:cs="Times New Roman"/>
          <w:sz w:val="24"/>
          <w:szCs w:val="24"/>
        </w:rPr>
        <w:t>rhetorically speaking, pun is a highly – restricted notion in Arabic.</w:t>
      </w:r>
      <w:r w:rsidR="00EB4510" w:rsidRPr="00E5581D">
        <w:rPr>
          <w:sz w:val="24"/>
          <w:szCs w:val="24"/>
        </w:rPr>
        <w:t xml:space="preserve"> And </w:t>
      </w:r>
      <w:r w:rsidR="00EB4510" w:rsidRPr="00E5581D">
        <w:rPr>
          <w:rFonts w:cs="Times New Roman"/>
          <w:sz w:val="24"/>
          <w:szCs w:val="24"/>
        </w:rPr>
        <w:t>analyzing and translating puns (between Arabic and English in classifying) are attributed to the differences in their linguistic systems and cultural features.</w:t>
      </w:r>
    </w:p>
    <w:p w14:paraId="247F928E" w14:textId="77777777" w:rsidR="00CC6B21" w:rsidRPr="00E5581D" w:rsidRDefault="00E2145F" w:rsidP="00E5581D">
      <w:pPr>
        <w:autoSpaceDE w:val="0"/>
        <w:autoSpaceDN w:val="0"/>
        <w:adjustRightInd w:val="0"/>
        <w:spacing w:after="0" w:line="360" w:lineRule="auto"/>
        <w:ind w:firstLine="230"/>
        <w:rPr>
          <w:rFonts w:eastAsia="Jaghbub" w:cs="Jaghbub"/>
          <w:sz w:val="24"/>
          <w:szCs w:val="24"/>
        </w:rPr>
      </w:pPr>
      <w:r w:rsidRPr="00E5581D">
        <w:rPr>
          <w:rFonts w:cs="Times New Roman"/>
          <w:sz w:val="24"/>
          <w:szCs w:val="24"/>
        </w:rPr>
        <w:t>I</w:t>
      </w:r>
      <w:r w:rsidR="00CC6B21" w:rsidRPr="00E5581D">
        <w:rPr>
          <w:rFonts w:cs="Times New Roman"/>
          <w:sz w:val="24"/>
          <w:szCs w:val="24"/>
        </w:rPr>
        <w:t xml:space="preserve">n addition </w:t>
      </w:r>
      <w:r w:rsidRPr="00E5581D">
        <w:rPr>
          <w:color w:val="000000" w:themeColor="text1"/>
          <w:sz w:val="24"/>
          <w:szCs w:val="24"/>
        </w:rPr>
        <w:t xml:space="preserve">Ali </w:t>
      </w:r>
      <w:proofErr w:type="gramStart"/>
      <w:r w:rsidRPr="00E5581D">
        <w:rPr>
          <w:color w:val="000000" w:themeColor="text1"/>
          <w:sz w:val="24"/>
          <w:szCs w:val="24"/>
        </w:rPr>
        <w:t>Hussein[</w:t>
      </w:r>
      <w:proofErr w:type="gramEnd"/>
      <w:r w:rsidRPr="00E5581D">
        <w:rPr>
          <w:color w:val="000000" w:themeColor="text1"/>
          <w:sz w:val="24"/>
          <w:szCs w:val="24"/>
        </w:rPr>
        <w:t>22]</w:t>
      </w:r>
      <w:r w:rsidR="002C4EC9" w:rsidRPr="00E5581D">
        <w:rPr>
          <w:color w:val="000000" w:themeColor="text1"/>
          <w:sz w:val="24"/>
          <w:szCs w:val="24"/>
        </w:rPr>
        <w:t xml:space="preserve"> </w:t>
      </w:r>
      <w:r w:rsidR="00BE4B9D" w:rsidRPr="00E5581D">
        <w:rPr>
          <w:color w:val="000000" w:themeColor="text1"/>
          <w:sz w:val="24"/>
          <w:szCs w:val="24"/>
        </w:rPr>
        <w:t>explanted and discussed</w:t>
      </w:r>
      <w:r w:rsidR="002C4EC9" w:rsidRPr="00E5581D">
        <w:rPr>
          <w:color w:val="000000" w:themeColor="text1"/>
          <w:sz w:val="24"/>
          <w:szCs w:val="24"/>
        </w:rPr>
        <w:t xml:space="preserve"> in this book</w:t>
      </w:r>
      <w:r w:rsidR="00BE4B9D" w:rsidRPr="00E5581D">
        <w:rPr>
          <w:color w:val="000000" w:themeColor="text1"/>
          <w:sz w:val="24"/>
          <w:szCs w:val="24"/>
        </w:rPr>
        <w:t xml:space="preserve"> rhetorical device, what are the differences in the use of rhetoric between the two poems?, </w:t>
      </w:r>
      <w:r w:rsidR="00940BE3" w:rsidRPr="00E5581D">
        <w:rPr>
          <w:color w:val="000000" w:themeColor="text1"/>
          <w:sz w:val="24"/>
          <w:szCs w:val="24"/>
        </w:rPr>
        <w:t xml:space="preserve">and </w:t>
      </w:r>
      <w:r w:rsidR="00BE4B9D" w:rsidRPr="00E5581D">
        <w:rPr>
          <w:rFonts w:eastAsia="Jaghbub" w:cs="Jaghbub"/>
          <w:sz w:val="24"/>
          <w:szCs w:val="24"/>
        </w:rPr>
        <w:t xml:space="preserve">the most prominent modern theories that deal with the differences between the rhetorical fabric in the </w:t>
      </w:r>
      <w:proofErr w:type="spellStart"/>
      <w:r w:rsidR="00BE4B9D" w:rsidRPr="00E5581D">
        <w:rPr>
          <w:rFonts w:eastAsia="Jaghbub,Italic" w:cs="Jaghbub,Italic"/>
          <w:i/>
          <w:iCs/>
          <w:sz w:val="24"/>
          <w:szCs w:val="24"/>
        </w:rPr>
        <w:t>mu</w:t>
      </w:r>
      <w:r w:rsidR="00940BE3" w:rsidRPr="00E5581D">
        <w:rPr>
          <w:rFonts w:eastAsia="Jaghbub,Italic" w:cs="Jaghbub,Italic"/>
          <w:i/>
          <w:iCs/>
          <w:sz w:val="24"/>
          <w:szCs w:val="24"/>
        </w:rPr>
        <w:t>ḥ</w:t>
      </w:r>
      <w:r w:rsidR="00BE4B9D" w:rsidRPr="00E5581D">
        <w:rPr>
          <w:rFonts w:eastAsia="Jaghbub,Italic" w:cs="Jaghbub,Italic"/>
          <w:i/>
          <w:iCs/>
          <w:sz w:val="24"/>
          <w:szCs w:val="24"/>
        </w:rPr>
        <w:t>dath</w:t>
      </w:r>
      <w:proofErr w:type="spellEnd"/>
      <w:r w:rsidR="00BE4B9D" w:rsidRPr="00E5581D">
        <w:rPr>
          <w:rFonts w:eastAsia="Jaghbub,Italic" w:cs="Jaghbub,Italic"/>
          <w:i/>
          <w:iCs/>
          <w:sz w:val="24"/>
          <w:szCs w:val="24"/>
        </w:rPr>
        <w:t xml:space="preserve"> </w:t>
      </w:r>
      <w:r w:rsidR="00BE4B9D" w:rsidRPr="00E5581D">
        <w:rPr>
          <w:rFonts w:eastAsia="Jaghbub" w:cs="Jaghbub"/>
          <w:sz w:val="24"/>
          <w:szCs w:val="24"/>
        </w:rPr>
        <w:t>and pre-</w:t>
      </w:r>
      <w:r w:rsidR="00940BE3" w:rsidRPr="00E5581D">
        <w:rPr>
          <w:rFonts w:eastAsia="Jaghbub,Italic" w:cs="Jaghbub,Italic"/>
          <w:i/>
          <w:iCs/>
          <w:sz w:val="24"/>
          <w:szCs w:val="24"/>
        </w:rPr>
        <w:t xml:space="preserve"> </w:t>
      </w:r>
      <w:proofErr w:type="spellStart"/>
      <w:r w:rsidR="00940BE3" w:rsidRPr="00E5581D">
        <w:rPr>
          <w:rFonts w:eastAsia="Jaghbub,Italic" w:cs="Jaghbub,Italic"/>
          <w:i/>
          <w:iCs/>
          <w:sz w:val="24"/>
          <w:szCs w:val="24"/>
        </w:rPr>
        <w:t>muḥdath</w:t>
      </w:r>
      <w:proofErr w:type="spellEnd"/>
      <w:r w:rsidR="00BE4B9D" w:rsidRPr="00E5581D">
        <w:rPr>
          <w:rFonts w:eastAsia="Jaghbub,Italic" w:cs="Jaghbub,Italic"/>
          <w:i/>
          <w:iCs/>
          <w:sz w:val="24"/>
          <w:szCs w:val="24"/>
        </w:rPr>
        <w:t xml:space="preserve"> </w:t>
      </w:r>
      <w:r w:rsidR="00BE4B9D" w:rsidRPr="00E5581D">
        <w:rPr>
          <w:rFonts w:eastAsia="Jaghbub" w:cs="Jaghbub"/>
          <w:sz w:val="24"/>
          <w:szCs w:val="24"/>
        </w:rPr>
        <w:t>poetry.</w:t>
      </w:r>
    </w:p>
    <w:p w14:paraId="247F928F" w14:textId="77777777" w:rsidR="00BE318D" w:rsidRPr="00E5581D" w:rsidRDefault="00EF3B11" w:rsidP="00E5581D">
      <w:pPr>
        <w:pStyle w:val="ACLFirstLine"/>
        <w:spacing w:line="360" w:lineRule="auto"/>
        <w:rPr>
          <w:sz w:val="24"/>
          <w:szCs w:val="24"/>
        </w:rPr>
      </w:pPr>
      <w:r w:rsidRPr="00E5581D">
        <w:rPr>
          <w:sz w:val="24"/>
          <w:szCs w:val="24"/>
        </w:rPr>
        <w:t xml:space="preserve">One more aspect is exploring Arabic poetry </w:t>
      </w:r>
      <w:r w:rsidR="00E66DCF" w:rsidRPr="00E5581D">
        <w:rPr>
          <w:sz w:val="24"/>
          <w:szCs w:val="24"/>
        </w:rPr>
        <w:t xml:space="preserve">is the </w:t>
      </w:r>
      <w:r w:rsidRPr="00E5581D">
        <w:rPr>
          <w:sz w:val="24"/>
          <w:szCs w:val="24"/>
        </w:rPr>
        <w:t xml:space="preserve">writing procedures. One of the explorations is exploring the rhetoric elements used in the classical Arabic poetry; however, this exploration is based on identifying rhetoric elements in the text. </w:t>
      </w:r>
      <w:r w:rsidR="00D10A78" w:rsidRPr="00E5581D">
        <w:rPr>
          <w:sz w:val="24"/>
          <w:szCs w:val="24"/>
        </w:rPr>
        <w:t xml:space="preserve">As we can see, there is a large variety of tools that enable to analyze Arabic texts, hence, paving the way for the proposed study. </w:t>
      </w:r>
      <w:r w:rsidRPr="00E5581D">
        <w:rPr>
          <w:sz w:val="24"/>
          <w:szCs w:val="24"/>
        </w:rPr>
        <w:t xml:space="preserve">In this </w:t>
      </w:r>
      <w:r w:rsidR="00D10A78" w:rsidRPr="00E5581D">
        <w:rPr>
          <w:sz w:val="24"/>
          <w:szCs w:val="24"/>
        </w:rPr>
        <w:t xml:space="preserve">work </w:t>
      </w:r>
      <w:r w:rsidRPr="00E5581D">
        <w:rPr>
          <w:sz w:val="24"/>
          <w:szCs w:val="24"/>
        </w:rPr>
        <w:t xml:space="preserve">we propose </w:t>
      </w:r>
      <w:r w:rsidR="00D10A78" w:rsidRPr="00E5581D">
        <w:rPr>
          <w:sz w:val="24"/>
          <w:szCs w:val="24"/>
        </w:rPr>
        <w:t xml:space="preserve">to define, demonstrate and evaluate </w:t>
      </w:r>
      <w:r w:rsidRPr="00E5581D">
        <w:rPr>
          <w:sz w:val="24"/>
          <w:szCs w:val="24"/>
        </w:rPr>
        <w:t xml:space="preserve">automatic framework for identifying some of the rhetoric elements in purpose to save efforts and time. This </w:t>
      </w:r>
      <w:r w:rsidR="00D10A78" w:rsidRPr="00E5581D">
        <w:rPr>
          <w:sz w:val="24"/>
          <w:szCs w:val="24"/>
        </w:rPr>
        <w:t xml:space="preserve">may enhance </w:t>
      </w:r>
      <w:r w:rsidRPr="00E5581D">
        <w:rPr>
          <w:sz w:val="24"/>
          <w:szCs w:val="24"/>
        </w:rPr>
        <w:t xml:space="preserve">the </w:t>
      </w:r>
      <w:r w:rsidR="00D10A78" w:rsidRPr="00E5581D">
        <w:rPr>
          <w:sz w:val="24"/>
          <w:szCs w:val="24"/>
        </w:rPr>
        <w:t>process of rhetoric elements</w:t>
      </w:r>
      <w:r w:rsidRPr="00E5581D">
        <w:rPr>
          <w:sz w:val="24"/>
          <w:szCs w:val="24"/>
        </w:rPr>
        <w:t xml:space="preserve"> identification is done by specialists in Arabic literature that invest heavy efforts and long time. </w:t>
      </w:r>
    </w:p>
    <w:p w14:paraId="247F9290" w14:textId="77777777" w:rsidR="00EF3B11" w:rsidRDefault="00EF3B11" w:rsidP="00EF3B11">
      <w:pPr>
        <w:pStyle w:val="ACLFirstLine"/>
        <w:rPr>
          <w:b/>
          <w:bCs/>
          <w:sz w:val="24"/>
          <w:szCs w:val="24"/>
          <w:rtl/>
        </w:rPr>
      </w:pPr>
    </w:p>
    <w:p w14:paraId="247F9291" w14:textId="77777777" w:rsidR="00BD40FB" w:rsidRPr="00E43840" w:rsidRDefault="00BD40FB" w:rsidP="00BD40FB">
      <w:pPr>
        <w:rPr>
          <w:b/>
          <w:bCs/>
          <w:sz w:val="28"/>
          <w:szCs w:val="28"/>
        </w:rPr>
      </w:pPr>
      <w:r w:rsidRPr="00E43840">
        <w:rPr>
          <w:b/>
          <w:bCs/>
          <w:sz w:val="28"/>
          <w:szCs w:val="28"/>
        </w:rPr>
        <w:t>Research goal and questions:</w:t>
      </w:r>
    </w:p>
    <w:p w14:paraId="247F9292" w14:textId="77777777" w:rsidR="004E64AF" w:rsidRPr="00D44CD5" w:rsidRDefault="0034165D" w:rsidP="0034165D">
      <w:pPr>
        <w:rPr>
          <w:sz w:val="24"/>
          <w:szCs w:val="24"/>
        </w:rPr>
      </w:pPr>
      <w:r w:rsidRPr="00841B33">
        <w:rPr>
          <w:sz w:val="24"/>
          <w:szCs w:val="24"/>
          <w:lang w:bidi="he-IL"/>
        </w:rPr>
        <w:t xml:space="preserve">The goal of the proposed research is </w:t>
      </w:r>
      <w:proofErr w:type="gramStart"/>
      <w:r w:rsidRPr="00841B33">
        <w:rPr>
          <w:rStyle w:val="gt-baf-back"/>
          <w:rFonts w:cs="Arial"/>
          <w:sz w:val="24"/>
          <w:szCs w:val="24"/>
          <w:shd w:val="clear" w:color="auto" w:fill="FFFFFF"/>
        </w:rPr>
        <w:t>suggest</w:t>
      </w:r>
      <w:proofErr w:type="gramEnd"/>
      <w:r w:rsidRPr="00841B33">
        <w:rPr>
          <w:rStyle w:val="gt-baf-back"/>
          <w:rFonts w:cs="Arial"/>
          <w:sz w:val="24"/>
          <w:szCs w:val="24"/>
          <w:shd w:val="clear" w:color="auto" w:fill="FFFFFF"/>
        </w:rPr>
        <w:t xml:space="preserve"> </w:t>
      </w:r>
      <w:r w:rsidR="004E64AF" w:rsidRPr="00841B33">
        <w:rPr>
          <w:sz w:val="24"/>
          <w:szCs w:val="24"/>
        </w:rPr>
        <w:t>a new automatic framework for identifying 9 rhetoric</w:t>
      </w:r>
      <w:r w:rsidR="00841B33" w:rsidRPr="00773682">
        <w:rPr>
          <w:sz w:val="24"/>
          <w:szCs w:val="24"/>
        </w:rPr>
        <w:t>al</w:t>
      </w:r>
      <w:r w:rsidR="004E64AF" w:rsidRPr="00773682">
        <w:rPr>
          <w:sz w:val="24"/>
          <w:szCs w:val="24"/>
        </w:rPr>
        <w:t xml:space="preserve"> elements</w:t>
      </w:r>
      <w:r w:rsidRPr="00773682">
        <w:rPr>
          <w:sz w:val="24"/>
          <w:szCs w:val="24"/>
        </w:rPr>
        <w:t xml:space="preserve"> </w:t>
      </w:r>
      <w:r w:rsidR="00841B33" w:rsidRPr="00773682">
        <w:rPr>
          <w:sz w:val="24"/>
          <w:szCs w:val="24"/>
        </w:rPr>
        <w:t xml:space="preserve">in old Arabic </w:t>
      </w:r>
      <w:r w:rsidR="00841B33" w:rsidRPr="00230F9C">
        <w:rPr>
          <w:sz w:val="24"/>
          <w:szCs w:val="24"/>
          <w:lang w:bidi="he-IL"/>
        </w:rPr>
        <w:t>poetry</w:t>
      </w:r>
      <w:r w:rsidR="00841B33" w:rsidRPr="00230F9C">
        <w:rPr>
          <w:sz w:val="24"/>
          <w:szCs w:val="24"/>
        </w:rPr>
        <w:t xml:space="preserve"> </w:t>
      </w:r>
      <w:r w:rsidRPr="00230F9C">
        <w:rPr>
          <w:sz w:val="24"/>
          <w:szCs w:val="24"/>
        </w:rPr>
        <w:t>(</w:t>
      </w:r>
      <w:r w:rsidRPr="00230F9C">
        <w:rPr>
          <w:sz w:val="24"/>
          <w:szCs w:val="24"/>
          <w:lang w:bidi="he-IL"/>
        </w:rPr>
        <w:t>mentioned above</w:t>
      </w:r>
      <w:r w:rsidRPr="000B3A1F">
        <w:rPr>
          <w:sz w:val="24"/>
          <w:szCs w:val="24"/>
        </w:rPr>
        <w:t>)</w:t>
      </w:r>
      <w:r w:rsidR="004E64AF" w:rsidRPr="000B3A1F">
        <w:rPr>
          <w:sz w:val="24"/>
          <w:szCs w:val="24"/>
        </w:rPr>
        <w:t xml:space="preserve"> that combines natural language processing (NLP) techniques and resources.</w:t>
      </w:r>
    </w:p>
    <w:p w14:paraId="247F9293" w14:textId="77777777" w:rsidR="00841D1D" w:rsidRPr="007E5682" w:rsidRDefault="00841D1D" w:rsidP="00BD40FB">
      <w:pPr>
        <w:rPr>
          <w:b/>
          <w:bCs/>
          <w:sz w:val="24"/>
          <w:szCs w:val="24"/>
        </w:rPr>
      </w:pPr>
      <w:r>
        <w:rPr>
          <w:sz w:val="24"/>
          <w:szCs w:val="24"/>
        </w:rPr>
        <w:t>The research question I will answer is</w:t>
      </w:r>
      <w:r w:rsidR="00BD40FB">
        <w:rPr>
          <w:sz w:val="24"/>
          <w:szCs w:val="24"/>
        </w:rPr>
        <w:t xml:space="preserve">: </w:t>
      </w:r>
      <w:r w:rsidR="00BD40FB" w:rsidRPr="007E5682">
        <w:rPr>
          <w:b/>
          <w:bCs/>
          <w:sz w:val="24"/>
          <w:szCs w:val="24"/>
        </w:rPr>
        <w:t xml:space="preserve">How to automatically identify rhetorical elements in Arabic </w:t>
      </w:r>
      <w:r w:rsidR="00BD40FB" w:rsidRPr="007E5682">
        <w:rPr>
          <w:b/>
          <w:bCs/>
          <w:sz w:val="24"/>
          <w:szCs w:val="24"/>
          <w:lang w:bidi="he-IL"/>
        </w:rPr>
        <w:t>old poetry</w:t>
      </w:r>
      <w:r w:rsidR="00BD40FB" w:rsidRPr="007E5682">
        <w:rPr>
          <w:b/>
          <w:bCs/>
          <w:sz w:val="24"/>
          <w:szCs w:val="24"/>
        </w:rPr>
        <w:t xml:space="preserve">? </w:t>
      </w:r>
    </w:p>
    <w:p w14:paraId="247F9294" w14:textId="77777777" w:rsidR="00565786" w:rsidRDefault="00BD40FB" w:rsidP="00E43840">
      <w:pPr>
        <w:rPr>
          <w:b/>
          <w:bCs/>
          <w:sz w:val="24"/>
          <w:szCs w:val="24"/>
        </w:rPr>
      </w:pPr>
      <w:r>
        <w:rPr>
          <w:rFonts w:cs="Arial"/>
          <w:sz w:val="24"/>
          <w:szCs w:val="24"/>
          <w:lang w:val="en"/>
        </w:rPr>
        <w:t>To answer this question</w:t>
      </w:r>
      <w:r w:rsidR="00F76CE2">
        <w:rPr>
          <w:rFonts w:cs="Arial"/>
          <w:sz w:val="24"/>
          <w:szCs w:val="24"/>
          <w:lang w:val="en"/>
        </w:rPr>
        <w:t>,</w:t>
      </w:r>
      <w:r>
        <w:rPr>
          <w:rFonts w:cs="Arial"/>
          <w:sz w:val="24"/>
          <w:szCs w:val="24"/>
          <w:lang w:val="en"/>
        </w:rPr>
        <w:t xml:space="preserve"> we need to understand the properties of each </w:t>
      </w:r>
      <w:r w:rsidR="00F76CE2">
        <w:rPr>
          <w:rFonts w:cs="Arial"/>
          <w:sz w:val="24"/>
          <w:szCs w:val="24"/>
          <w:lang w:val="en"/>
        </w:rPr>
        <w:t xml:space="preserve">of the </w:t>
      </w:r>
      <w:r>
        <w:rPr>
          <w:rFonts w:cs="Arial"/>
          <w:sz w:val="24"/>
          <w:szCs w:val="24"/>
          <w:lang w:val="en"/>
        </w:rPr>
        <w:t>element</w:t>
      </w:r>
      <w:r w:rsidR="00F76CE2">
        <w:rPr>
          <w:rFonts w:cs="Arial"/>
          <w:sz w:val="24"/>
          <w:szCs w:val="24"/>
          <w:lang w:val="en"/>
        </w:rPr>
        <w:t>s</w:t>
      </w:r>
      <w:r>
        <w:rPr>
          <w:rFonts w:cs="Arial"/>
          <w:sz w:val="24"/>
          <w:szCs w:val="24"/>
          <w:lang w:val="en"/>
        </w:rPr>
        <w:t xml:space="preserve"> above</w:t>
      </w:r>
      <w:r w:rsidR="00F76CE2">
        <w:rPr>
          <w:rFonts w:cs="Arial"/>
          <w:sz w:val="24"/>
          <w:szCs w:val="24"/>
          <w:lang w:val="en"/>
        </w:rPr>
        <w:t>,</w:t>
      </w:r>
      <w:r w:rsidR="0095036F">
        <w:rPr>
          <w:rFonts w:cs="Arial"/>
          <w:sz w:val="24"/>
          <w:szCs w:val="24"/>
          <w:lang w:val="en"/>
        </w:rPr>
        <w:t xml:space="preserve"> </w:t>
      </w:r>
      <w:r w:rsidR="00F76CE2">
        <w:rPr>
          <w:rFonts w:cs="Arial"/>
          <w:sz w:val="24"/>
          <w:szCs w:val="24"/>
          <w:lang w:val="en"/>
        </w:rPr>
        <w:t xml:space="preserve">define a framework for automatic identification of such elements, identify relevant tools and evaluate their suitability to the task, and finally develop a system that will implement the framework while exploiting existing tools, integrate </w:t>
      </w:r>
      <w:r w:rsidR="00F90699">
        <w:rPr>
          <w:rFonts w:cs="Arial"/>
          <w:sz w:val="24"/>
          <w:szCs w:val="24"/>
          <w:lang w:val="en"/>
        </w:rPr>
        <w:t>their</w:t>
      </w:r>
      <w:r w:rsidR="00F76CE2">
        <w:rPr>
          <w:rFonts w:cs="Arial"/>
          <w:sz w:val="24"/>
          <w:szCs w:val="24"/>
          <w:lang w:val="en"/>
        </w:rPr>
        <w:t xml:space="preserve"> results and then reason about them, for automatically identify</w:t>
      </w:r>
      <w:r>
        <w:rPr>
          <w:rFonts w:cs="Arial"/>
          <w:sz w:val="24"/>
          <w:szCs w:val="24"/>
          <w:lang w:val="en"/>
        </w:rPr>
        <w:t>.</w:t>
      </w:r>
    </w:p>
    <w:p w14:paraId="247F9295" w14:textId="77777777" w:rsidR="0036416F" w:rsidRPr="00E43840" w:rsidRDefault="00A83D67" w:rsidP="0036416F">
      <w:pPr>
        <w:pStyle w:val="ACLFirstLine"/>
        <w:ind w:firstLine="0"/>
        <w:rPr>
          <w:spacing w:val="0"/>
          <w:kern w:val="0"/>
          <w:sz w:val="28"/>
          <w:szCs w:val="28"/>
          <w:lang w:eastAsia="en-US"/>
        </w:rPr>
      </w:pPr>
      <w:r w:rsidRPr="00E43840">
        <w:rPr>
          <w:b/>
          <w:bCs/>
          <w:sz w:val="28"/>
          <w:szCs w:val="28"/>
        </w:rPr>
        <w:t xml:space="preserve">Tools and </w:t>
      </w:r>
      <w:r w:rsidR="00E43840" w:rsidRPr="00E43840">
        <w:rPr>
          <w:b/>
          <w:bCs/>
          <w:sz w:val="28"/>
          <w:szCs w:val="28"/>
        </w:rPr>
        <w:t>Methods:</w:t>
      </w:r>
    </w:p>
    <w:p w14:paraId="247F9296" w14:textId="77777777" w:rsidR="00230F9C" w:rsidRDefault="0036416F" w:rsidP="00230F9C">
      <w:pPr>
        <w:pStyle w:val="ACLFirstLine"/>
        <w:spacing w:line="360" w:lineRule="auto"/>
        <w:rPr>
          <w:sz w:val="24"/>
          <w:szCs w:val="24"/>
        </w:rPr>
      </w:pPr>
      <w:r w:rsidRPr="00841B33">
        <w:rPr>
          <w:sz w:val="24"/>
          <w:szCs w:val="24"/>
        </w:rPr>
        <w:t>The following subtitle describes the NLP tools and data sources, and their techniques that applied in the framework.</w:t>
      </w:r>
    </w:p>
    <w:p w14:paraId="247F9297" w14:textId="77777777" w:rsidR="00773682" w:rsidRPr="00773682" w:rsidRDefault="0036416F" w:rsidP="00D44CD5">
      <w:pPr>
        <w:pStyle w:val="ACLFirstLine"/>
        <w:numPr>
          <w:ilvl w:val="0"/>
          <w:numId w:val="18"/>
        </w:numPr>
        <w:spacing w:line="360" w:lineRule="auto"/>
      </w:pPr>
      <w:r w:rsidRPr="00230F9C">
        <w:rPr>
          <w:i/>
          <w:iCs/>
        </w:rPr>
        <w:t>Alkhalil2</w:t>
      </w:r>
      <w:r w:rsidRPr="00841B33">
        <w:t>, The Alkhalil2 [</w:t>
      </w:r>
      <w:r w:rsidR="00841B33">
        <w:rPr>
          <w:i/>
          <w:iCs/>
        </w:rPr>
        <w:t>3</w:t>
      </w:r>
      <w:r w:rsidRPr="00841B33">
        <w:t>] tool is a robust Arabic morpho-syntactic analyzer that was built to analyze Arabic partially or totally vowelized words. In addition, the Alkhalil2 tool includes a large database which exploited to segment, and then to analyze Arabic words. For each word, the resulting analysis is acquired as a set of features that includes prefix, stem, type, pattern of word, root, part of speech (POS), lemma, pattern of lemma and suffix.</w:t>
      </w:r>
    </w:p>
    <w:p w14:paraId="247F9298" w14:textId="77777777" w:rsidR="00773682" w:rsidRPr="00A64ABD" w:rsidRDefault="00773682" w:rsidP="00290CEC">
      <w:pPr>
        <w:pStyle w:val="Heading3"/>
        <w:numPr>
          <w:ilvl w:val="0"/>
          <w:numId w:val="18"/>
        </w:numPr>
        <w:spacing w:line="360" w:lineRule="auto"/>
        <w:rPr>
          <w:rFonts w:asciiTheme="minorHAnsi" w:hAnsiTheme="minorHAnsi"/>
          <w:i w:val="0"/>
          <w:iCs w:val="0"/>
          <w:sz w:val="24"/>
          <w:szCs w:val="24"/>
        </w:rPr>
      </w:pPr>
      <w:r w:rsidRPr="00773682">
        <w:rPr>
          <w:rFonts w:asciiTheme="minorHAnsi" w:hAnsiTheme="minorHAnsi"/>
          <w:sz w:val="24"/>
          <w:szCs w:val="24"/>
        </w:rPr>
        <w:t xml:space="preserve">Arabic Sentiment Analyzer, </w:t>
      </w:r>
      <w:proofErr w:type="gramStart"/>
      <w:r w:rsidR="00290CEC" w:rsidRPr="00290CEC">
        <w:rPr>
          <w:rFonts w:asciiTheme="minorHAnsi" w:hAnsiTheme="minorHAnsi"/>
          <w:i w:val="0"/>
          <w:iCs w:val="0"/>
          <w:sz w:val="24"/>
          <w:szCs w:val="24"/>
        </w:rPr>
        <w:t>We</w:t>
      </w:r>
      <w:proofErr w:type="gramEnd"/>
      <w:r w:rsidR="00290CEC" w:rsidRPr="00290CEC">
        <w:rPr>
          <w:rFonts w:asciiTheme="minorHAnsi" w:hAnsiTheme="minorHAnsi"/>
          <w:i w:val="0"/>
          <w:iCs w:val="0"/>
          <w:sz w:val="24"/>
          <w:szCs w:val="24"/>
        </w:rPr>
        <w:t xml:space="preserve"> developing word-polarity based Arabic Sentiment Analyzer in Java. The analyzer follows two simple rules. Classify each word to one of three classifications, negative (-1), neutral (0), and positive (1), however if a preceding negation word appeared before non-neutral word, then the polarity is inversed. If negative words count more than the positives, then the final polarity of the sentence is negative and vice versa. In order to run this tool, we should </w:t>
      </w:r>
      <w:proofErr w:type="gramStart"/>
      <w:r w:rsidR="00290CEC" w:rsidRPr="00290CEC">
        <w:rPr>
          <w:rFonts w:asciiTheme="minorHAnsi" w:hAnsiTheme="minorHAnsi"/>
          <w:i w:val="0"/>
          <w:iCs w:val="0"/>
          <w:sz w:val="24"/>
          <w:szCs w:val="24"/>
        </w:rPr>
        <w:t>developing</w:t>
      </w:r>
      <w:proofErr w:type="gramEnd"/>
      <w:r w:rsidR="00290CEC" w:rsidRPr="00290CEC">
        <w:rPr>
          <w:rFonts w:asciiTheme="minorHAnsi" w:hAnsiTheme="minorHAnsi"/>
          <w:i w:val="0"/>
          <w:iCs w:val="0"/>
          <w:sz w:val="24"/>
          <w:szCs w:val="24"/>
        </w:rPr>
        <w:t xml:space="preserve"> a sentiment lexicon to retrieve the polarity of a given word; in addition, we </w:t>
      </w:r>
      <w:proofErr w:type="spellStart"/>
      <w:r w:rsidR="00290CEC" w:rsidRPr="00290CEC">
        <w:rPr>
          <w:rFonts w:asciiTheme="minorHAnsi" w:hAnsiTheme="minorHAnsi"/>
          <w:i w:val="0"/>
          <w:iCs w:val="0"/>
          <w:sz w:val="24"/>
          <w:szCs w:val="24"/>
        </w:rPr>
        <w:t>builting</w:t>
      </w:r>
      <w:proofErr w:type="spellEnd"/>
      <w:r w:rsidR="00290CEC" w:rsidRPr="00290CEC">
        <w:rPr>
          <w:rFonts w:asciiTheme="minorHAnsi" w:hAnsiTheme="minorHAnsi"/>
          <w:i w:val="0"/>
          <w:iCs w:val="0"/>
          <w:sz w:val="24"/>
          <w:szCs w:val="24"/>
        </w:rPr>
        <w:t xml:space="preserve"> a reference for Arabic negation words.</w:t>
      </w:r>
    </w:p>
    <w:p w14:paraId="247F9299" w14:textId="77777777" w:rsidR="000B3A1F" w:rsidRPr="00A64ABD" w:rsidRDefault="000B3A1F" w:rsidP="00DD49DF">
      <w:pPr>
        <w:pStyle w:val="Heading3"/>
        <w:numPr>
          <w:ilvl w:val="0"/>
          <w:numId w:val="18"/>
        </w:numPr>
        <w:spacing w:line="360" w:lineRule="auto"/>
        <w:rPr>
          <w:rFonts w:asciiTheme="minorHAnsi" w:hAnsiTheme="minorHAnsi"/>
          <w:i w:val="0"/>
          <w:iCs w:val="0"/>
          <w:sz w:val="24"/>
          <w:szCs w:val="24"/>
        </w:rPr>
      </w:pPr>
      <w:r w:rsidRPr="00A64ABD">
        <w:rPr>
          <w:rFonts w:asciiTheme="minorHAnsi" w:hAnsiTheme="minorHAnsi"/>
          <w:sz w:val="24"/>
          <w:szCs w:val="24"/>
        </w:rPr>
        <w:t xml:space="preserve">Arabic Sentiment Lexicon, </w:t>
      </w:r>
      <w:proofErr w:type="gramStart"/>
      <w:r w:rsidRPr="00A64ABD">
        <w:rPr>
          <w:rFonts w:asciiTheme="minorHAnsi" w:hAnsiTheme="minorHAnsi"/>
          <w:i w:val="0"/>
          <w:iCs w:val="0"/>
          <w:sz w:val="24"/>
          <w:szCs w:val="24"/>
        </w:rPr>
        <w:t>We</w:t>
      </w:r>
      <w:proofErr w:type="gramEnd"/>
      <w:r w:rsidRPr="00A64ABD">
        <w:rPr>
          <w:rFonts w:asciiTheme="minorHAnsi" w:hAnsiTheme="minorHAnsi"/>
          <w:i w:val="0"/>
          <w:iCs w:val="0"/>
          <w:sz w:val="24"/>
          <w:szCs w:val="24"/>
        </w:rPr>
        <w:t xml:space="preserve"> developed an Arabic sentiment lexicon</w:t>
      </w:r>
      <w:r w:rsidR="00AD5B68">
        <w:rPr>
          <w:rFonts w:asciiTheme="minorHAnsi" w:hAnsiTheme="minorHAnsi"/>
          <w:i w:val="0"/>
          <w:iCs w:val="0"/>
          <w:sz w:val="24"/>
          <w:szCs w:val="24"/>
        </w:rPr>
        <w:t xml:space="preserve">, </w:t>
      </w:r>
      <w:r w:rsidRPr="00A64ABD">
        <w:rPr>
          <w:rFonts w:asciiTheme="minorHAnsi" w:hAnsiTheme="minorHAnsi"/>
          <w:i w:val="0"/>
          <w:iCs w:val="0"/>
          <w:sz w:val="24"/>
          <w:szCs w:val="24"/>
        </w:rPr>
        <w:t xml:space="preserve">in </w:t>
      </w:r>
      <w:r w:rsidR="00DD49DF">
        <w:rPr>
          <w:rFonts w:asciiTheme="minorHAnsi" w:hAnsiTheme="minorHAnsi"/>
          <w:i w:val="0"/>
          <w:iCs w:val="0"/>
          <w:sz w:val="24"/>
          <w:szCs w:val="24"/>
        </w:rPr>
        <w:t>two</w:t>
      </w:r>
      <w:r w:rsidR="00DD49DF" w:rsidRPr="00A64ABD">
        <w:rPr>
          <w:rFonts w:asciiTheme="minorHAnsi" w:hAnsiTheme="minorHAnsi"/>
          <w:i w:val="0"/>
          <w:iCs w:val="0"/>
          <w:sz w:val="24"/>
          <w:szCs w:val="24"/>
        </w:rPr>
        <w:t xml:space="preserve"> </w:t>
      </w:r>
      <w:r w:rsidRPr="00A64ABD">
        <w:rPr>
          <w:rFonts w:asciiTheme="minorHAnsi" w:hAnsiTheme="minorHAnsi"/>
          <w:i w:val="0"/>
          <w:iCs w:val="0"/>
          <w:sz w:val="24"/>
          <w:szCs w:val="24"/>
        </w:rPr>
        <w:t xml:space="preserve">phases. The first phase was retrieving Arabic words and their sentimental polarities from </w:t>
      </w:r>
      <w:proofErr w:type="spellStart"/>
      <w:r w:rsidRPr="00A64ABD">
        <w:rPr>
          <w:rFonts w:asciiTheme="minorHAnsi" w:hAnsiTheme="minorHAnsi"/>
          <w:i w:val="0"/>
          <w:iCs w:val="0"/>
          <w:sz w:val="24"/>
          <w:szCs w:val="24"/>
        </w:rPr>
        <w:t>ArSenL</w:t>
      </w:r>
      <w:proofErr w:type="spellEnd"/>
      <w:r w:rsidRPr="00A64ABD">
        <w:rPr>
          <w:rFonts w:asciiTheme="minorHAnsi" w:hAnsiTheme="minorHAnsi"/>
          <w:i w:val="0"/>
          <w:iCs w:val="0"/>
          <w:sz w:val="24"/>
          <w:szCs w:val="24"/>
        </w:rPr>
        <w:t xml:space="preserve"> [</w:t>
      </w:r>
      <w:r w:rsidR="00DD49DF">
        <w:rPr>
          <w:rFonts w:asciiTheme="minorHAnsi" w:hAnsiTheme="minorHAnsi"/>
          <w:i w:val="0"/>
          <w:iCs w:val="0"/>
          <w:sz w:val="24"/>
          <w:szCs w:val="24"/>
        </w:rPr>
        <w:t>19</w:t>
      </w:r>
      <w:r w:rsidRPr="00A64ABD">
        <w:rPr>
          <w:rFonts w:asciiTheme="minorHAnsi" w:hAnsiTheme="minorHAnsi"/>
          <w:i w:val="0"/>
          <w:iCs w:val="0"/>
          <w:sz w:val="24"/>
          <w:szCs w:val="24"/>
        </w:rPr>
        <w:t>] lexicon automatically, with making use of Buckwalter Arabic Morphological Analyzer [</w:t>
      </w:r>
      <w:r w:rsidR="00DD49DF">
        <w:rPr>
          <w:rFonts w:asciiTheme="minorHAnsi" w:hAnsiTheme="minorHAnsi"/>
          <w:i w:val="0"/>
          <w:iCs w:val="0"/>
          <w:sz w:val="24"/>
          <w:szCs w:val="24"/>
        </w:rPr>
        <w:t>10</w:t>
      </w:r>
      <w:r w:rsidRPr="00A64ABD">
        <w:rPr>
          <w:rFonts w:asciiTheme="minorHAnsi" w:hAnsiTheme="minorHAnsi"/>
          <w:i w:val="0"/>
          <w:iCs w:val="0"/>
          <w:sz w:val="24"/>
          <w:szCs w:val="24"/>
        </w:rPr>
        <w:t>], and Arabic Word Net [</w:t>
      </w:r>
      <w:r w:rsidR="00DD49DF" w:rsidRPr="00A64ABD">
        <w:rPr>
          <w:rFonts w:asciiTheme="minorHAnsi" w:hAnsiTheme="minorHAnsi"/>
          <w:i w:val="0"/>
          <w:iCs w:val="0"/>
          <w:sz w:val="24"/>
          <w:szCs w:val="24"/>
        </w:rPr>
        <w:t>1</w:t>
      </w:r>
      <w:r w:rsidR="00DD49DF">
        <w:rPr>
          <w:rFonts w:asciiTheme="minorHAnsi" w:hAnsiTheme="minorHAnsi"/>
          <w:i w:val="0"/>
          <w:iCs w:val="0"/>
          <w:sz w:val="24"/>
          <w:szCs w:val="24"/>
        </w:rPr>
        <w:t>6</w:t>
      </w:r>
      <w:r w:rsidRPr="00A64ABD">
        <w:rPr>
          <w:rFonts w:asciiTheme="minorHAnsi" w:hAnsiTheme="minorHAnsi"/>
          <w:i w:val="0"/>
          <w:iCs w:val="0"/>
          <w:sz w:val="24"/>
          <w:szCs w:val="24"/>
        </w:rPr>
        <w:t xml:space="preserve">]. The second phase </w:t>
      </w:r>
      <w:r w:rsidR="00DD49DF">
        <w:rPr>
          <w:rFonts w:asciiTheme="minorHAnsi" w:hAnsiTheme="minorHAnsi"/>
          <w:i w:val="0"/>
          <w:iCs w:val="0"/>
          <w:sz w:val="24"/>
          <w:szCs w:val="24"/>
        </w:rPr>
        <w:t>is</w:t>
      </w:r>
      <w:r w:rsidR="00DD49DF" w:rsidRPr="00A64ABD">
        <w:rPr>
          <w:rFonts w:asciiTheme="minorHAnsi" w:hAnsiTheme="minorHAnsi"/>
          <w:i w:val="0"/>
          <w:iCs w:val="0"/>
          <w:sz w:val="24"/>
          <w:szCs w:val="24"/>
        </w:rPr>
        <w:t xml:space="preserve"> </w:t>
      </w:r>
      <w:r w:rsidRPr="00A64ABD">
        <w:rPr>
          <w:rFonts w:asciiTheme="minorHAnsi" w:hAnsiTheme="minorHAnsi"/>
          <w:i w:val="0"/>
          <w:iCs w:val="0"/>
          <w:sz w:val="24"/>
          <w:szCs w:val="24"/>
        </w:rPr>
        <w:t>retrieving Arabic words and their polarities from another lexicon [</w:t>
      </w:r>
      <w:r w:rsidR="00DD49DF" w:rsidRPr="00A64ABD">
        <w:rPr>
          <w:rFonts w:asciiTheme="minorHAnsi" w:hAnsiTheme="minorHAnsi"/>
          <w:i w:val="0"/>
          <w:iCs w:val="0"/>
          <w:sz w:val="24"/>
          <w:szCs w:val="24"/>
        </w:rPr>
        <w:t>1</w:t>
      </w:r>
      <w:r w:rsidR="00DD49DF">
        <w:rPr>
          <w:rFonts w:asciiTheme="minorHAnsi" w:hAnsiTheme="minorHAnsi"/>
          <w:i w:val="0"/>
          <w:iCs w:val="0"/>
          <w:sz w:val="24"/>
          <w:szCs w:val="24"/>
        </w:rPr>
        <w:t>8</w:t>
      </w:r>
      <w:r w:rsidRPr="00A64ABD">
        <w:rPr>
          <w:rFonts w:asciiTheme="minorHAnsi" w:hAnsiTheme="minorHAnsi"/>
          <w:i w:val="0"/>
          <w:iCs w:val="0"/>
          <w:sz w:val="24"/>
          <w:szCs w:val="24"/>
        </w:rPr>
        <w:t>] manually</w:t>
      </w:r>
      <w:r w:rsidR="00DD49DF">
        <w:rPr>
          <w:rFonts w:asciiTheme="minorHAnsi" w:hAnsiTheme="minorHAnsi"/>
          <w:i w:val="0"/>
          <w:iCs w:val="0"/>
          <w:sz w:val="24"/>
          <w:szCs w:val="24"/>
        </w:rPr>
        <w:t>.</w:t>
      </w:r>
      <w:r w:rsidR="00DD49DF" w:rsidRPr="00A64ABD">
        <w:rPr>
          <w:rFonts w:asciiTheme="minorHAnsi" w:hAnsiTheme="minorHAnsi"/>
          <w:i w:val="0"/>
          <w:iCs w:val="0"/>
          <w:sz w:val="24"/>
          <w:szCs w:val="24"/>
        </w:rPr>
        <w:t xml:space="preserve"> </w:t>
      </w:r>
    </w:p>
    <w:p w14:paraId="247F929A" w14:textId="77777777" w:rsidR="00541FAC" w:rsidRPr="00541FAC" w:rsidRDefault="000B3A1F" w:rsidP="00541FAC">
      <w:pPr>
        <w:pStyle w:val="Heading3"/>
        <w:numPr>
          <w:ilvl w:val="0"/>
          <w:numId w:val="18"/>
        </w:numPr>
        <w:spacing w:line="360" w:lineRule="auto"/>
        <w:rPr>
          <w:rFonts w:asciiTheme="minorHAnsi" w:hAnsiTheme="minorHAnsi"/>
          <w:sz w:val="24"/>
          <w:szCs w:val="24"/>
        </w:rPr>
      </w:pPr>
      <w:r w:rsidRPr="00DD49DF">
        <w:rPr>
          <w:rFonts w:asciiTheme="minorHAnsi" w:hAnsiTheme="minorHAnsi"/>
          <w:sz w:val="24"/>
          <w:szCs w:val="24"/>
        </w:rPr>
        <w:t xml:space="preserve">Arabic Word Net, </w:t>
      </w:r>
      <w:r w:rsidR="00CA4D3F" w:rsidRPr="00DD49DF">
        <w:rPr>
          <w:rFonts w:asciiTheme="minorHAnsi" w:hAnsiTheme="minorHAnsi"/>
          <w:sz w:val="24"/>
          <w:szCs w:val="24"/>
        </w:rPr>
        <w:t>the</w:t>
      </w:r>
      <w:r w:rsidRPr="00DD49DF">
        <w:rPr>
          <w:rFonts w:asciiTheme="minorHAnsi" w:hAnsiTheme="minorHAnsi"/>
          <w:i w:val="0"/>
          <w:iCs w:val="0"/>
          <w:sz w:val="24"/>
          <w:szCs w:val="24"/>
        </w:rPr>
        <w:t xml:space="preserve"> Arabic word net (AWN) [</w:t>
      </w:r>
      <w:r w:rsidR="00541FAC">
        <w:rPr>
          <w:rFonts w:asciiTheme="minorHAnsi" w:hAnsiTheme="minorHAnsi"/>
          <w:i w:val="0"/>
          <w:iCs w:val="0"/>
          <w:sz w:val="24"/>
          <w:szCs w:val="24"/>
        </w:rPr>
        <w:t>16</w:t>
      </w:r>
      <w:r w:rsidRPr="00DD49DF">
        <w:rPr>
          <w:rFonts w:asciiTheme="minorHAnsi" w:hAnsiTheme="minorHAnsi"/>
          <w:i w:val="0"/>
          <w:iCs w:val="0"/>
          <w:sz w:val="24"/>
          <w:szCs w:val="24"/>
        </w:rPr>
        <w:t xml:space="preserve">] </w:t>
      </w:r>
      <w:r w:rsidR="00DD49DF" w:rsidRPr="00DD49DF">
        <w:rPr>
          <w:rFonts w:asciiTheme="minorHAnsi" w:hAnsiTheme="minorHAnsi"/>
          <w:i w:val="0"/>
          <w:iCs w:val="0"/>
          <w:sz w:val="24"/>
          <w:szCs w:val="24"/>
        </w:rPr>
        <w:t>is a lexical resource that comes with graphical user interface to facilitate browsing its database. The topological structure of the AWN mostly corresponds to the English WN [</w:t>
      </w:r>
      <w:r w:rsidR="00541FAC">
        <w:rPr>
          <w:rFonts w:asciiTheme="minorHAnsi" w:hAnsiTheme="minorHAnsi"/>
          <w:i w:val="0"/>
          <w:iCs w:val="0"/>
          <w:sz w:val="24"/>
          <w:szCs w:val="24"/>
        </w:rPr>
        <w:t>17</w:t>
      </w:r>
      <w:r w:rsidR="00DD49DF" w:rsidRPr="00DD49DF">
        <w:rPr>
          <w:rFonts w:asciiTheme="minorHAnsi" w:hAnsiTheme="minorHAnsi"/>
          <w:i w:val="0"/>
          <w:iCs w:val="0"/>
          <w:sz w:val="24"/>
          <w:szCs w:val="24"/>
        </w:rPr>
        <w:t xml:space="preserve">].  We will </w:t>
      </w:r>
      <w:r w:rsidR="00541FAC" w:rsidRPr="00DD49DF">
        <w:rPr>
          <w:rFonts w:asciiTheme="minorHAnsi" w:hAnsiTheme="minorHAnsi"/>
          <w:i w:val="0"/>
          <w:iCs w:val="0"/>
          <w:sz w:val="24"/>
          <w:szCs w:val="24"/>
        </w:rPr>
        <w:t>use</w:t>
      </w:r>
      <w:r w:rsidR="00DD49DF" w:rsidRPr="00DD49DF">
        <w:rPr>
          <w:rFonts w:asciiTheme="minorHAnsi" w:hAnsiTheme="minorHAnsi"/>
          <w:i w:val="0"/>
          <w:iCs w:val="0"/>
          <w:sz w:val="24"/>
          <w:szCs w:val="24"/>
        </w:rPr>
        <w:t xml:space="preserve"> the source code of the AWN to retrieve Arabic words from </w:t>
      </w:r>
      <w:r w:rsidR="00DD49DF" w:rsidRPr="00541FAC">
        <w:rPr>
          <w:rFonts w:asciiTheme="minorHAnsi" w:hAnsiTheme="minorHAnsi"/>
          <w:i w:val="0"/>
          <w:iCs w:val="0"/>
          <w:sz w:val="24"/>
          <w:szCs w:val="24"/>
        </w:rPr>
        <w:t>sentiment lexicons.</w:t>
      </w:r>
    </w:p>
    <w:p w14:paraId="247F929B" w14:textId="77777777" w:rsidR="00541FAC" w:rsidRPr="00541FAC" w:rsidRDefault="00574AC2" w:rsidP="00541FAC">
      <w:pPr>
        <w:pStyle w:val="Heading3"/>
        <w:numPr>
          <w:ilvl w:val="0"/>
          <w:numId w:val="18"/>
        </w:numPr>
        <w:spacing w:line="360" w:lineRule="auto"/>
        <w:rPr>
          <w:rFonts w:asciiTheme="minorHAnsi" w:hAnsiTheme="minorHAnsi"/>
          <w:sz w:val="24"/>
          <w:szCs w:val="24"/>
        </w:rPr>
      </w:pPr>
      <w:r w:rsidRPr="00541FAC">
        <w:rPr>
          <w:rFonts w:asciiTheme="minorHAnsi" w:hAnsiTheme="minorHAnsi"/>
          <w:sz w:val="24"/>
          <w:szCs w:val="24"/>
        </w:rPr>
        <w:t>The Graphical User Interface (GUI), we</w:t>
      </w:r>
      <w:r w:rsidRPr="00541FAC">
        <w:rPr>
          <w:rFonts w:asciiTheme="minorHAnsi" w:hAnsiTheme="minorHAnsi"/>
          <w:i w:val="0"/>
          <w:iCs w:val="0"/>
          <w:sz w:val="24"/>
          <w:szCs w:val="24"/>
        </w:rPr>
        <w:t xml:space="preserve"> </w:t>
      </w:r>
      <w:r w:rsidR="00541FAC">
        <w:rPr>
          <w:rFonts w:asciiTheme="minorHAnsi" w:hAnsiTheme="minorHAnsi"/>
          <w:i w:val="0"/>
          <w:iCs w:val="0"/>
          <w:sz w:val="24"/>
          <w:szCs w:val="24"/>
        </w:rPr>
        <w:t xml:space="preserve">will </w:t>
      </w:r>
      <w:r w:rsidR="00541FAC" w:rsidRPr="00541FAC">
        <w:rPr>
          <w:rFonts w:asciiTheme="minorHAnsi" w:hAnsiTheme="minorHAnsi"/>
          <w:i w:val="0"/>
          <w:iCs w:val="0"/>
          <w:sz w:val="24"/>
          <w:szCs w:val="24"/>
        </w:rPr>
        <w:t>create</w:t>
      </w:r>
      <w:r w:rsidRPr="00541FAC">
        <w:rPr>
          <w:rFonts w:asciiTheme="minorHAnsi" w:hAnsiTheme="minorHAnsi"/>
          <w:i w:val="0"/>
          <w:iCs w:val="0"/>
          <w:sz w:val="24"/>
          <w:szCs w:val="24"/>
        </w:rPr>
        <w:t xml:space="preserve"> a friendly GUI to identify rhetoric elements, to analyze words in Alkhalil2 tool, to build the Arabic sentiment lexicon, and to interpret morphologic Arabic words</w:t>
      </w:r>
      <w:r w:rsidR="00541FAC">
        <w:rPr>
          <w:rFonts w:asciiTheme="minorHAnsi" w:hAnsiTheme="minorHAnsi"/>
          <w:i w:val="0"/>
          <w:iCs w:val="0"/>
          <w:sz w:val="24"/>
          <w:szCs w:val="24"/>
        </w:rPr>
        <w:t>.</w:t>
      </w:r>
    </w:p>
    <w:p w14:paraId="247F929C" w14:textId="77777777" w:rsidR="00574AC2" w:rsidRPr="00541FAC" w:rsidRDefault="00574AC2" w:rsidP="00541FAC">
      <w:pPr>
        <w:pStyle w:val="Heading3"/>
        <w:numPr>
          <w:ilvl w:val="0"/>
          <w:numId w:val="0"/>
        </w:numPr>
        <w:spacing w:line="360" w:lineRule="auto"/>
        <w:ind w:left="590"/>
        <w:rPr>
          <w:rFonts w:asciiTheme="minorHAnsi" w:hAnsiTheme="minorHAnsi"/>
          <w:sz w:val="24"/>
          <w:szCs w:val="24"/>
        </w:rPr>
      </w:pPr>
      <w:r w:rsidRPr="00541FAC">
        <w:rPr>
          <w:rFonts w:asciiTheme="minorHAnsi" w:hAnsiTheme="minorHAnsi"/>
          <w:sz w:val="24"/>
          <w:szCs w:val="24"/>
        </w:rPr>
        <w:t xml:space="preserve">The </w:t>
      </w:r>
      <w:r w:rsidR="00CA4D3F" w:rsidRPr="00541FAC">
        <w:rPr>
          <w:rFonts w:asciiTheme="minorHAnsi" w:hAnsiTheme="minorHAnsi"/>
          <w:sz w:val="24"/>
          <w:szCs w:val="24"/>
        </w:rPr>
        <w:t>GUI</w:t>
      </w:r>
      <w:r w:rsidRPr="00541FAC">
        <w:rPr>
          <w:rFonts w:asciiTheme="minorHAnsi" w:hAnsiTheme="minorHAnsi"/>
          <w:sz w:val="24"/>
          <w:szCs w:val="24"/>
        </w:rPr>
        <w:t xml:space="preserve"> and the algorithms are implemented in </w:t>
      </w:r>
      <w:proofErr w:type="spellStart"/>
      <w:r w:rsidRPr="00541FAC">
        <w:rPr>
          <w:rFonts w:asciiTheme="minorHAnsi" w:hAnsiTheme="minorHAnsi"/>
          <w:sz w:val="24"/>
          <w:szCs w:val="24"/>
        </w:rPr>
        <w:t>Neatbeans</w:t>
      </w:r>
      <w:proofErr w:type="spellEnd"/>
      <w:r w:rsidRPr="00541FAC">
        <w:rPr>
          <w:rFonts w:asciiTheme="minorHAnsi" w:hAnsiTheme="minorHAnsi"/>
          <w:sz w:val="24"/>
          <w:szCs w:val="24"/>
        </w:rPr>
        <w:t xml:space="preserve"> IDE 8.0.1 using Java platform JDK 1.8. The source codes of the first six tools are also implemented in Java.</w:t>
      </w:r>
    </w:p>
    <w:p w14:paraId="247F929D" w14:textId="77777777" w:rsidR="00243043" w:rsidRDefault="00243043" w:rsidP="00BD40FB">
      <w:pPr>
        <w:rPr>
          <w:b/>
          <w:bCs/>
          <w:sz w:val="24"/>
          <w:szCs w:val="24"/>
        </w:rPr>
      </w:pPr>
    </w:p>
    <w:p w14:paraId="247F929E" w14:textId="77777777" w:rsidR="00BD40FB" w:rsidRPr="00E43840" w:rsidRDefault="00BD40FB" w:rsidP="00BD40FB">
      <w:pPr>
        <w:rPr>
          <w:b/>
          <w:bCs/>
          <w:sz w:val="28"/>
          <w:szCs w:val="28"/>
        </w:rPr>
      </w:pPr>
      <w:r w:rsidRPr="00E43840">
        <w:rPr>
          <w:b/>
          <w:bCs/>
          <w:sz w:val="28"/>
          <w:szCs w:val="28"/>
        </w:rPr>
        <w:t xml:space="preserve">Research </w:t>
      </w:r>
      <w:r w:rsidR="00841D1D" w:rsidRPr="00E43840">
        <w:rPr>
          <w:b/>
          <w:bCs/>
          <w:sz w:val="28"/>
          <w:szCs w:val="28"/>
        </w:rPr>
        <w:t>plan</w:t>
      </w:r>
      <w:r w:rsidRPr="00E43840">
        <w:rPr>
          <w:b/>
          <w:bCs/>
          <w:sz w:val="28"/>
          <w:szCs w:val="28"/>
        </w:rPr>
        <w:t>:</w:t>
      </w:r>
    </w:p>
    <w:p w14:paraId="247F929F" w14:textId="77777777" w:rsidR="00841D1D" w:rsidRPr="0076503E" w:rsidRDefault="00841D1D" w:rsidP="00C85356">
      <w:pPr>
        <w:rPr>
          <w:sz w:val="24"/>
          <w:szCs w:val="24"/>
        </w:rPr>
      </w:pPr>
      <w:r w:rsidRPr="0076503E">
        <w:rPr>
          <w:sz w:val="24"/>
          <w:szCs w:val="24"/>
        </w:rPr>
        <w:t>Here there is a need to describe the tasks you are going to do</w:t>
      </w:r>
      <w:r>
        <w:rPr>
          <w:sz w:val="24"/>
          <w:szCs w:val="24"/>
        </w:rPr>
        <w:t xml:space="preserve"> and a time table</w:t>
      </w:r>
      <w:r w:rsidR="00C85356">
        <w:rPr>
          <w:sz w:val="24"/>
          <w:szCs w:val="24"/>
        </w:rPr>
        <w:t>:</w:t>
      </w:r>
    </w:p>
    <w:tbl>
      <w:tblPr>
        <w:tblStyle w:val="TableGrid"/>
        <w:tblW w:w="0" w:type="auto"/>
        <w:tblLook w:val="04A0" w:firstRow="1" w:lastRow="0" w:firstColumn="1" w:lastColumn="0" w:noHBand="0" w:noVBand="1"/>
      </w:tblPr>
      <w:tblGrid>
        <w:gridCol w:w="1008"/>
        <w:gridCol w:w="3409"/>
        <w:gridCol w:w="1361"/>
        <w:gridCol w:w="1440"/>
        <w:gridCol w:w="2358"/>
      </w:tblGrid>
      <w:tr w:rsidR="00C85356" w14:paraId="247F92A5" w14:textId="77777777" w:rsidTr="00E5581D">
        <w:tc>
          <w:tcPr>
            <w:tcW w:w="1008" w:type="dxa"/>
          </w:tcPr>
          <w:p w14:paraId="247F92A0" w14:textId="77777777" w:rsidR="00C85356" w:rsidRDefault="00C85356" w:rsidP="00BD40FB">
            <w:pPr>
              <w:rPr>
                <w:b/>
                <w:bCs/>
                <w:sz w:val="24"/>
                <w:szCs w:val="24"/>
              </w:rPr>
            </w:pPr>
            <w:r>
              <w:rPr>
                <w:b/>
                <w:bCs/>
                <w:sz w:val="24"/>
                <w:szCs w:val="24"/>
              </w:rPr>
              <w:t>Task</w:t>
            </w:r>
            <w:r w:rsidR="00A83D67">
              <w:rPr>
                <w:b/>
                <w:bCs/>
                <w:sz w:val="24"/>
                <w:szCs w:val="24"/>
              </w:rPr>
              <w:t xml:space="preserve"> #</w:t>
            </w:r>
          </w:p>
        </w:tc>
        <w:tc>
          <w:tcPr>
            <w:tcW w:w="3409" w:type="dxa"/>
          </w:tcPr>
          <w:p w14:paraId="247F92A1" w14:textId="77777777" w:rsidR="00C85356" w:rsidRDefault="00C85356" w:rsidP="00BD40FB">
            <w:pPr>
              <w:rPr>
                <w:b/>
                <w:bCs/>
                <w:sz w:val="24"/>
                <w:szCs w:val="24"/>
              </w:rPr>
            </w:pPr>
            <w:r>
              <w:rPr>
                <w:b/>
                <w:bCs/>
                <w:sz w:val="24"/>
                <w:szCs w:val="24"/>
              </w:rPr>
              <w:t>task</w:t>
            </w:r>
          </w:p>
        </w:tc>
        <w:tc>
          <w:tcPr>
            <w:tcW w:w="1361" w:type="dxa"/>
          </w:tcPr>
          <w:p w14:paraId="247F92A2" w14:textId="77777777" w:rsidR="00C85356" w:rsidRDefault="00C85356" w:rsidP="00BD40FB">
            <w:pPr>
              <w:rPr>
                <w:b/>
                <w:bCs/>
                <w:sz w:val="24"/>
                <w:szCs w:val="24"/>
              </w:rPr>
            </w:pPr>
            <w:r>
              <w:rPr>
                <w:b/>
                <w:bCs/>
                <w:sz w:val="24"/>
                <w:szCs w:val="24"/>
              </w:rPr>
              <w:t>Start Date</w:t>
            </w:r>
          </w:p>
        </w:tc>
        <w:tc>
          <w:tcPr>
            <w:tcW w:w="1440" w:type="dxa"/>
          </w:tcPr>
          <w:p w14:paraId="247F92A3" w14:textId="77777777" w:rsidR="00C85356" w:rsidRDefault="00C85356" w:rsidP="00BD40FB">
            <w:pPr>
              <w:rPr>
                <w:b/>
                <w:bCs/>
                <w:sz w:val="24"/>
                <w:szCs w:val="24"/>
              </w:rPr>
            </w:pPr>
            <w:r>
              <w:rPr>
                <w:b/>
                <w:bCs/>
                <w:sz w:val="24"/>
                <w:szCs w:val="24"/>
              </w:rPr>
              <w:t>End Date</w:t>
            </w:r>
          </w:p>
        </w:tc>
        <w:tc>
          <w:tcPr>
            <w:tcW w:w="2358" w:type="dxa"/>
          </w:tcPr>
          <w:p w14:paraId="247F92A4" w14:textId="77777777" w:rsidR="00C85356" w:rsidRDefault="00A83D67" w:rsidP="00BD40FB">
            <w:pPr>
              <w:rPr>
                <w:b/>
                <w:bCs/>
                <w:sz w:val="24"/>
                <w:szCs w:val="24"/>
                <w:lang w:bidi="he-IL"/>
              </w:rPr>
            </w:pPr>
            <w:r>
              <w:rPr>
                <w:b/>
                <w:bCs/>
                <w:sz w:val="24"/>
                <w:szCs w:val="24"/>
              </w:rPr>
              <w:t>Comments</w:t>
            </w:r>
          </w:p>
        </w:tc>
      </w:tr>
      <w:tr w:rsidR="00C85356" w14:paraId="247F92AB" w14:textId="77777777" w:rsidTr="00E5581D">
        <w:tc>
          <w:tcPr>
            <w:tcW w:w="1008" w:type="dxa"/>
          </w:tcPr>
          <w:p w14:paraId="247F92A6" w14:textId="77777777" w:rsidR="00C85356" w:rsidRPr="00E21267" w:rsidRDefault="00C85356" w:rsidP="00BD40FB">
            <w:pPr>
              <w:rPr>
                <w:sz w:val="24"/>
                <w:szCs w:val="24"/>
              </w:rPr>
            </w:pPr>
            <w:r w:rsidRPr="00E21267">
              <w:rPr>
                <w:sz w:val="24"/>
                <w:szCs w:val="24"/>
              </w:rPr>
              <w:t>1</w:t>
            </w:r>
          </w:p>
        </w:tc>
        <w:tc>
          <w:tcPr>
            <w:tcW w:w="3409" w:type="dxa"/>
          </w:tcPr>
          <w:p w14:paraId="247F92A7" w14:textId="77777777" w:rsidR="00C85356" w:rsidRPr="00E21267" w:rsidRDefault="00C85356" w:rsidP="00C85356">
            <w:pPr>
              <w:rPr>
                <w:sz w:val="24"/>
                <w:szCs w:val="24"/>
              </w:rPr>
            </w:pPr>
            <w:r w:rsidRPr="00E21267">
              <w:rPr>
                <w:sz w:val="24"/>
                <w:szCs w:val="24"/>
              </w:rPr>
              <w:t xml:space="preserve">Element (i): the analysis and development </w:t>
            </w:r>
          </w:p>
        </w:tc>
        <w:tc>
          <w:tcPr>
            <w:tcW w:w="1361" w:type="dxa"/>
          </w:tcPr>
          <w:p w14:paraId="247F92A8" w14:textId="77777777" w:rsidR="00C85356" w:rsidRPr="00E21267" w:rsidRDefault="00C85356" w:rsidP="00BD40FB">
            <w:pPr>
              <w:rPr>
                <w:sz w:val="24"/>
                <w:szCs w:val="24"/>
              </w:rPr>
            </w:pPr>
            <w:r w:rsidRPr="00E21267">
              <w:rPr>
                <w:sz w:val="24"/>
                <w:szCs w:val="24"/>
              </w:rPr>
              <w:t>Is done</w:t>
            </w:r>
          </w:p>
        </w:tc>
        <w:tc>
          <w:tcPr>
            <w:tcW w:w="1440" w:type="dxa"/>
          </w:tcPr>
          <w:p w14:paraId="247F92A9" w14:textId="77777777" w:rsidR="00C85356" w:rsidRPr="00E21267" w:rsidRDefault="00C85356" w:rsidP="00655331">
            <w:pPr>
              <w:rPr>
                <w:sz w:val="24"/>
                <w:szCs w:val="24"/>
              </w:rPr>
            </w:pPr>
            <w:r w:rsidRPr="00E21267">
              <w:rPr>
                <w:sz w:val="24"/>
                <w:szCs w:val="24"/>
              </w:rPr>
              <w:t>Is done</w:t>
            </w:r>
          </w:p>
        </w:tc>
        <w:tc>
          <w:tcPr>
            <w:tcW w:w="2358" w:type="dxa"/>
          </w:tcPr>
          <w:p w14:paraId="247F92AA" w14:textId="77777777" w:rsidR="00C85356" w:rsidRPr="00E21267" w:rsidRDefault="00C85356" w:rsidP="00655331">
            <w:pPr>
              <w:rPr>
                <w:sz w:val="24"/>
                <w:szCs w:val="24"/>
              </w:rPr>
            </w:pPr>
            <w:r w:rsidRPr="00E21267">
              <w:rPr>
                <w:sz w:val="24"/>
                <w:szCs w:val="24"/>
              </w:rPr>
              <w:t>-</w:t>
            </w:r>
          </w:p>
        </w:tc>
      </w:tr>
      <w:tr w:rsidR="00C85356" w14:paraId="247F92B1" w14:textId="77777777" w:rsidTr="00E5581D">
        <w:tc>
          <w:tcPr>
            <w:tcW w:w="1008" w:type="dxa"/>
          </w:tcPr>
          <w:p w14:paraId="247F92AC" w14:textId="77777777" w:rsidR="00C85356" w:rsidRPr="00E21267" w:rsidRDefault="00C85356" w:rsidP="00BD40FB">
            <w:pPr>
              <w:rPr>
                <w:sz w:val="24"/>
                <w:szCs w:val="24"/>
              </w:rPr>
            </w:pPr>
            <w:r w:rsidRPr="00E21267">
              <w:rPr>
                <w:sz w:val="24"/>
                <w:szCs w:val="24"/>
              </w:rPr>
              <w:t>2</w:t>
            </w:r>
          </w:p>
        </w:tc>
        <w:tc>
          <w:tcPr>
            <w:tcW w:w="3409" w:type="dxa"/>
          </w:tcPr>
          <w:p w14:paraId="247F92AD" w14:textId="77777777" w:rsidR="00C85356" w:rsidRPr="00E21267" w:rsidRDefault="00C85356" w:rsidP="00BD40FB">
            <w:pPr>
              <w:rPr>
                <w:sz w:val="24"/>
                <w:szCs w:val="24"/>
              </w:rPr>
            </w:pPr>
            <w:r w:rsidRPr="00E21267">
              <w:rPr>
                <w:sz w:val="24"/>
                <w:szCs w:val="24"/>
              </w:rPr>
              <w:t>Element (i): test element</w:t>
            </w:r>
          </w:p>
        </w:tc>
        <w:tc>
          <w:tcPr>
            <w:tcW w:w="1361" w:type="dxa"/>
          </w:tcPr>
          <w:p w14:paraId="247F92AE" w14:textId="77777777" w:rsidR="00C85356" w:rsidRPr="00E21267" w:rsidRDefault="00C85356" w:rsidP="00BD40FB">
            <w:pPr>
              <w:rPr>
                <w:sz w:val="24"/>
                <w:szCs w:val="24"/>
              </w:rPr>
            </w:pPr>
            <w:r w:rsidRPr="00E21267">
              <w:rPr>
                <w:sz w:val="24"/>
                <w:szCs w:val="24"/>
              </w:rPr>
              <w:t>1-12-2017</w:t>
            </w:r>
          </w:p>
        </w:tc>
        <w:tc>
          <w:tcPr>
            <w:tcW w:w="1440" w:type="dxa"/>
          </w:tcPr>
          <w:p w14:paraId="247F92AF" w14:textId="77777777" w:rsidR="00C85356" w:rsidRPr="00E21267" w:rsidRDefault="00C85356" w:rsidP="00BD40FB">
            <w:pPr>
              <w:rPr>
                <w:sz w:val="24"/>
                <w:szCs w:val="24"/>
              </w:rPr>
            </w:pPr>
            <w:r w:rsidRPr="00E21267">
              <w:rPr>
                <w:sz w:val="24"/>
                <w:szCs w:val="24"/>
              </w:rPr>
              <w:t xml:space="preserve">8-12-2017 </w:t>
            </w:r>
          </w:p>
        </w:tc>
        <w:tc>
          <w:tcPr>
            <w:tcW w:w="2358" w:type="dxa"/>
          </w:tcPr>
          <w:p w14:paraId="247F92B0" w14:textId="77777777" w:rsidR="00C85356" w:rsidRPr="00E21267" w:rsidRDefault="00C85356" w:rsidP="00BD40FB">
            <w:pPr>
              <w:rPr>
                <w:sz w:val="24"/>
                <w:szCs w:val="24"/>
              </w:rPr>
            </w:pPr>
            <w:r w:rsidRPr="00E21267">
              <w:rPr>
                <w:sz w:val="24"/>
                <w:szCs w:val="24"/>
              </w:rPr>
              <w:t>Meeting presentation</w:t>
            </w:r>
          </w:p>
        </w:tc>
      </w:tr>
      <w:tr w:rsidR="00867012" w14:paraId="247F92B7" w14:textId="77777777" w:rsidTr="00E5581D">
        <w:tc>
          <w:tcPr>
            <w:tcW w:w="1008" w:type="dxa"/>
          </w:tcPr>
          <w:p w14:paraId="247F92B2" w14:textId="77777777" w:rsidR="00867012" w:rsidRPr="00E21267" w:rsidRDefault="00867012" w:rsidP="00BD40FB">
            <w:pPr>
              <w:rPr>
                <w:sz w:val="24"/>
                <w:szCs w:val="24"/>
              </w:rPr>
            </w:pPr>
            <w:r w:rsidRPr="00E21267">
              <w:rPr>
                <w:sz w:val="24"/>
                <w:szCs w:val="24"/>
              </w:rPr>
              <w:t>3</w:t>
            </w:r>
          </w:p>
        </w:tc>
        <w:tc>
          <w:tcPr>
            <w:tcW w:w="3409" w:type="dxa"/>
          </w:tcPr>
          <w:p w14:paraId="247F92B3" w14:textId="77777777" w:rsidR="00867012" w:rsidRPr="00E21267" w:rsidRDefault="00867012" w:rsidP="00867012">
            <w:pPr>
              <w:rPr>
                <w:sz w:val="24"/>
                <w:szCs w:val="24"/>
              </w:rPr>
            </w:pPr>
            <w:r w:rsidRPr="00E21267">
              <w:rPr>
                <w:sz w:val="24"/>
                <w:szCs w:val="24"/>
              </w:rPr>
              <w:t>Element (ii): the analysis and development</w:t>
            </w:r>
          </w:p>
        </w:tc>
        <w:tc>
          <w:tcPr>
            <w:tcW w:w="1361" w:type="dxa"/>
          </w:tcPr>
          <w:p w14:paraId="247F92B4" w14:textId="77777777" w:rsidR="00867012" w:rsidRPr="00E21267" w:rsidRDefault="00867012" w:rsidP="00BD40FB">
            <w:pPr>
              <w:rPr>
                <w:sz w:val="24"/>
                <w:szCs w:val="24"/>
              </w:rPr>
            </w:pPr>
            <w:r w:rsidRPr="00E21267">
              <w:rPr>
                <w:sz w:val="24"/>
                <w:szCs w:val="24"/>
              </w:rPr>
              <w:t>Is done</w:t>
            </w:r>
          </w:p>
        </w:tc>
        <w:tc>
          <w:tcPr>
            <w:tcW w:w="1440" w:type="dxa"/>
          </w:tcPr>
          <w:p w14:paraId="247F92B5" w14:textId="77777777" w:rsidR="00867012" w:rsidRPr="00E21267" w:rsidRDefault="00867012" w:rsidP="00BD40FB">
            <w:pPr>
              <w:rPr>
                <w:sz w:val="24"/>
                <w:szCs w:val="24"/>
              </w:rPr>
            </w:pPr>
            <w:r w:rsidRPr="00E21267">
              <w:rPr>
                <w:sz w:val="24"/>
                <w:szCs w:val="24"/>
              </w:rPr>
              <w:t>Is done</w:t>
            </w:r>
          </w:p>
        </w:tc>
        <w:tc>
          <w:tcPr>
            <w:tcW w:w="2358" w:type="dxa"/>
          </w:tcPr>
          <w:p w14:paraId="247F92B6" w14:textId="77777777" w:rsidR="00867012" w:rsidRPr="00E21267" w:rsidRDefault="00867012" w:rsidP="00BD40FB">
            <w:pPr>
              <w:rPr>
                <w:sz w:val="24"/>
                <w:szCs w:val="24"/>
              </w:rPr>
            </w:pPr>
            <w:r w:rsidRPr="00E21267">
              <w:rPr>
                <w:sz w:val="24"/>
                <w:szCs w:val="24"/>
              </w:rPr>
              <w:t>-</w:t>
            </w:r>
          </w:p>
        </w:tc>
      </w:tr>
      <w:tr w:rsidR="00867012" w14:paraId="247F92BD" w14:textId="77777777" w:rsidTr="00E5581D">
        <w:tc>
          <w:tcPr>
            <w:tcW w:w="1008" w:type="dxa"/>
          </w:tcPr>
          <w:p w14:paraId="247F92B8" w14:textId="77777777" w:rsidR="00867012" w:rsidRPr="00E21267" w:rsidRDefault="00867012" w:rsidP="00BD40FB">
            <w:pPr>
              <w:rPr>
                <w:sz w:val="24"/>
                <w:szCs w:val="24"/>
              </w:rPr>
            </w:pPr>
            <w:r w:rsidRPr="00E21267">
              <w:rPr>
                <w:sz w:val="24"/>
                <w:szCs w:val="24"/>
              </w:rPr>
              <w:t>4</w:t>
            </w:r>
          </w:p>
        </w:tc>
        <w:tc>
          <w:tcPr>
            <w:tcW w:w="3409" w:type="dxa"/>
          </w:tcPr>
          <w:p w14:paraId="247F92B9" w14:textId="77777777" w:rsidR="00867012" w:rsidRPr="00E21267" w:rsidRDefault="00867012" w:rsidP="00BD40FB">
            <w:pPr>
              <w:rPr>
                <w:sz w:val="24"/>
                <w:szCs w:val="24"/>
              </w:rPr>
            </w:pPr>
            <w:r w:rsidRPr="00E21267">
              <w:rPr>
                <w:sz w:val="24"/>
                <w:szCs w:val="24"/>
              </w:rPr>
              <w:t>Element (ii): test element</w:t>
            </w:r>
          </w:p>
        </w:tc>
        <w:tc>
          <w:tcPr>
            <w:tcW w:w="1361" w:type="dxa"/>
          </w:tcPr>
          <w:p w14:paraId="247F92BA" w14:textId="77777777" w:rsidR="00867012" w:rsidRPr="00E21267" w:rsidRDefault="00867012" w:rsidP="00BD40FB">
            <w:pPr>
              <w:rPr>
                <w:sz w:val="24"/>
                <w:szCs w:val="24"/>
              </w:rPr>
            </w:pPr>
            <w:r w:rsidRPr="00E21267">
              <w:rPr>
                <w:sz w:val="24"/>
                <w:szCs w:val="24"/>
              </w:rPr>
              <w:t xml:space="preserve">8-12-2017 </w:t>
            </w:r>
          </w:p>
        </w:tc>
        <w:tc>
          <w:tcPr>
            <w:tcW w:w="1440" w:type="dxa"/>
          </w:tcPr>
          <w:p w14:paraId="247F92BB" w14:textId="77777777" w:rsidR="00867012" w:rsidRPr="00E21267" w:rsidRDefault="00867012" w:rsidP="00BD40FB">
            <w:pPr>
              <w:rPr>
                <w:sz w:val="24"/>
                <w:szCs w:val="24"/>
              </w:rPr>
            </w:pPr>
            <w:r w:rsidRPr="00E21267">
              <w:rPr>
                <w:sz w:val="24"/>
                <w:szCs w:val="24"/>
              </w:rPr>
              <w:t>15-12-2017</w:t>
            </w:r>
          </w:p>
        </w:tc>
        <w:tc>
          <w:tcPr>
            <w:tcW w:w="2358" w:type="dxa"/>
          </w:tcPr>
          <w:p w14:paraId="247F92BC" w14:textId="77777777" w:rsidR="00867012" w:rsidRPr="00E21267" w:rsidRDefault="00867012" w:rsidP="00BD40FB">
            <w:pPr>
              <w:rPr>
                <w:sz w:val="24"/>
                <w:szCs w:val="24"/>
              </w:rPr>
            </w:pPr>
            <w:r w:rsidRPr="00E21267">
              <w:rPr>
                <w:sz w:val="24"/>
                <w:szCs w:val="24"/>
              </w:rPr>
              <w:t>Meeting presentation</w:t>
            </w:r>
          </w:p>
        </w:tc>
      </w:tr>
      <w:tr w:rsidR="00867012" w14:paraId="247F92C3" w14:textId="77777777" w:rsidTr="00E5581D">
        <w:tc>
          <w:tcPr>
            <w:tcW w:w="1008" w:type="dxa"/>
          </w:tcPr>
          <w:p w14:paraId="247F92BE" w14:textId="77777777" w:rsidR="00867012" w:rsidRPr="00E21267" w:rsidRDefault="00867012" w:rsidP="008A5BD2">
            <w:pPr>
              <w:tabs>
                <w:tab w:val="left" w:pos="1708"/>
              </w:tabs>
              <w:rPr>
                <w:sz w:val="24"/>
                <w:szCs w:val="24"/>
              </w:rPr>
            </w:pPr>
            <w:r w:rsidRPr="00E21267">
              <w:rPr>
                <w:sz w:val="24"/>
                <w:szCs w:val="24"/>
              </w:rPr>
              <w:t>5</w:t>
            </w:r>
          </w:p>
        </w:tc>
        <w:tc>
          <w:tcPr>
            <w:tcW w:w="3409" w:type="dxa"/>
          </w:tcPr>
          <w:p w14:paraId="247F92BF" w14:textId="77777777" w:rsidR="00867012" w:rsidRPr="00E21267" w:rsidRDefault="00867012" w:rsidP="00867012">
            <w:pPr>
              <w:rPr>
                <w:sz w:val="24"/>
                <w:szCs w:val="24"/>
              </w:rPr>
            </w:pPr>
            <w:r w:rsidRPr="00E21267">
              <w:rPr>
                <w:sz w:val="24"/>
                <w:szCs w:val="24"/>
              </w:rPr>
              <w:t>Element (iii): the analysis and development</w:t>
            </w:r>
          </w:p>
        </w:tc>
        <w:tc>
          <w:tcPr>
            <w:tcW w:w="1361" w:type="dxa"/>
          </w:tcPr>
          <w:p w14:paraId="247F92C0" w14:textId="77777777" w:rsidR="00867012" w:rsidRPr="00E21267" w:rsidRDefault="00867012" w:rsidP="00BD40FB">
            <w:pPr>
              <w:rPr>
                <w:sz w:val="24"/>
                <w:szCs w:val="24"/>
              </w:rPr>
            </w:pPr>
            <w:r w:rsidRPr="00E21267">
              <w:rPr>
                <w:sz w:val="24"/>
                <w:szCs w:val="24"/>
              </w:rPr>
              <w:t>Is done</w:t>
            </w:r>
          </w:p>
        </w:tc>
        <w:tc>
          <w:tcPr>
            <w:tcW w:w="1440" w:type="dxa"/>
          </w:tcPr>
          <w:p w14:paraId="247F92C1" w14:textId="77777777" w:rsidR="00867012" w:rsidRPr="00E21267" w:rsidRDefault="00867012" w:rsidP="00BD40FB">
            <w:pPr>
              <w:rPr>
                <w:sz w:val="24"/>
                <w:szCs w:val="24"/>
              </w:rPr>
            </w:pPr>
            <w:r w:rsidRPr="00E21267">
              <w:rPr>
                <w:sz w:val="24"/>
                <w:szCs w:val="24"/>
              </w:rPr>
              <w:t>Is done</w:t>
            </w:r>
          </w:p>
        </w:tc>
        <w:tc>
          <w:tcPr>
            <w:tcW w:w="2358" w:type="dxa"/>
          </w:tcPr>
          <w:p w14:paraId="247F92C2" w14:textId="77777777" w:rsidR="00867012" w:rsidRPr="00E21267" w:rsidRDefault="00867012" w:rsidP="00BD40FB">
            <w:pPr>
              <w:rPr>
                <w:sz w:val="24"/>
                <w:szCs w:val="24"/>
              </w:rPr>
            </w:pPr>
            <w:r w:rsidRPr="00E21267">
              <w:rPr>
                <w:sz w:val="24"/>
                <w:szCs w:val="24"/>
              </w:rPr>
              <w:t>-</w:t>
            </w:r>
          </w:p>
        </w:tc>
      </w:tr>
      <w:tr w:rsidR="00867012" w14:paraId="247F92C9" w14:textId="77777777" w:rsidTr="00E5581D">
        <w:tc>
          <w:tcPr>
            <w:tcW w:w="1008" w:type="dxa"/>
          </w:tcPr>
          <w:p w14:paraId="247F92C4" w14:textId="77777777" w:rsidR="00867012" w:rsidRPr="00E21267" w:rsidRDefault="00867012" w:rsidP="00BD40FB">
            <w:pPr>
              <w:rPr>
                <w:sz w:val="24"/>
                <w:szCs w:val="24"/>
              </w:rPr>
            </w:pPr>
            <w:r w:rsidRPr="00E21267">
              <w:rPr>
                <w:sz w:val="24"/>
                <w:szCs w:val="24"/>
              </w:rPr>
              <w:t>6</w:t>
            </w:r>
          </w:p>
        </w:tc>
        <w:tc>
          <w:tcPr>
            <w:tcW w:w="3409" w:type="dxa"/>
          </w:tcPr>
          <w:p w14:paraId="247F92C5" w14:textId="77777777" w:rsidR="00867012" w:rsidRPr="00E21267" w:rsidRDefault="00867012" w:rsidP="00BD40FB">
            <w:pPr>
              <w:rPr>
                <w:sz w:val="24"/>
                <w:szCs w:val="24"/>
              </w:rPr>
            </w:pPr>
            <w:r w:rsidRPr="00E21267">
              <w:rPr>
                <w:sz w:val="24"/>
                <w:szCs w:val="24"/>
              </w:rPr>
              <w:t>Element (iii): test element</w:t>
            </w:r>
          </w:p>
        </w:tc>
        <w:tc>
          <w:tcPr>
            <w:tcW w:w="1361" w:type="dxa"/>
          </w:tcPr>
          <w:p w14:paraId="247F92C6" w14:textId="77777777" w:rsidR="00867012" w:rsidRPr="00E21267" w:rsidRDefault="00867012" w:rsidP="00BD40FB">
            <w:pPr>
              <w:rPr>
                <w:sz w:val="24"/>
                <w:szCs w:val="24"/>
              </w:rPr>
            </w:pPr>
            <w:r w:rsidRPr="00E21267">
              <w:rPr>
                <w:sz w:val="24"/>
                <w:szCs w:val="24"/>
              </w:rPr>
              <w:t xml:space="preserve">15-12-2017 </w:t>
            </w:r>
          </w:p>
        </w:tc>
        <w:tc>
          <w:tcPr>
            <w:tcW w:w="1440" w:type="dxa"/>
          </w:tcPr>
          <w:p w14:paraId="247F92C7" w14:textId="77777777" w:rsidR="00867012" w:rsidRPr="00E21267" w:rsidRDefault="00867012" w:rsidP="00BD40FB">
            <w:pPr>
              <w:rPr>
                <w:sz w:val="24"/>
                <w:szCs w:val="24"/>
              </w:rPr>
            </w:pPr>
            <w:r w:rsidRPr="00E21267">
              <w:rPr>
                <w:sz w:val="24"/>
                <w:szCs w:val="24"/>
              </w:rPr>
              <w:t>22-12-2017</w:t>
            </w:r>
          </w:p>
        </w:tc>
        <w:tc>
          <w:tcPr>
            <w:tcW w:w="2358" w:type="dxa"/>
          </w:tcPr>
          <w:p w14:paraId="247F92C8" w14:textId="77777777" w:rsidR="00867012" w:rsidRPr="00E21267" w:rsidRDefault="00867012" w:rsidP="00BD40FB">
            <w:pPr>
              <w:rPr>
                <w:sz w:val="24"/>
                <w:szCs w:val="24"/>
              </w:rPr>
            </w:pPr>
            <w:r w:rsidRPr="00E21267">
              <w:rPr>
                <w:sz w:val="24"/>
                <w:szCs w:val="24"/>
              </w:rPr>
              <w:t>Meeting presentation</w:t>
            </w:r>
          </w:p>
        </w:tc>
      </w:tr>
      <w:tr w:rsidR="00867012" w14:paraId="247F92CF" w14:textId="77777777" w:rsidTr="00E5581D">
        <w:tc>
          <w:tcPr>
            <w:tcW w:w="1008" w:type="dxa"/>
          </w:tcPr>
          <w:p w14:paraId="247F92CA" w14:textId="77777777" w:rsidR="00867012" w:rsidRPr="00E21267" w:rsidRDefault="00867012" w:rsidP="00BD40FB">
            <w:pPr>
              <w:rPr>
                <w:sz w:val="24"/>
                <w:szCs w:val="24"/>
              </w:rPr>
            </w:pPr>
            <w:r w:rsidRPr="00E21267">
              <w:rPr>
                <w:sz w:val="24"/>
                <w:szCs w:val="24"/>
              </w:rPr>
              <w:t>7</w:t>
            </w:r>
          </w:p>
        </w:tc>
        <w:tc>
          <w:tcPr>
            <w:tcW w:w="3409" w:type="dxa"/>
          </w:tcPr>
          <w:p w14:paraId="247F92CB" w14:textId="77777777" w:rsidR="00867012" w:rsidRPr="00E21267" w:rsidRDefault="00867012" w:rsidP="00867012">
            <w:pPr>
              <w:rPr>
                <w:sz w:val="24"/>
                <w:szCs w:val="24"/>
              </w:rPr>
            </w:pPr>
            <w:r w:rsidRPr="00E21267">
              <w:rPr>
                <w:sz w:val="24"/>
                <w:szCs w:val="24"/>
              </w:rPr>
              <w:t>Element (iv): the analysis and development</w:t>
            </w:r>
          </w:p>
        </w:tc>
        <w:tc>
          <w:tcPr>
            <w:tcW w:w="1361" w:type="dxa"/>
          </w:tcPr>
          <w:p w14:paraId="247F92CC" w14:textId="77777777" w:rsidR="00867012" w:rsidRPr="00E21267" w:rsidRDefault="00867012" w:rsidP="00BD40FB">
            <w:pPr>
              <w:rPr>
                <w:sz w:val="24"/>
                <w:szCs w:val="24"/>
              </w:rPr>
            </w:pPr>
            <w:r w:rsidRPr="00E21267">
              <w:rPr>
                <w:sz w:val="24"/>
                <w:szCs w:val="24"/>
              </w:rPr>
              <w:t>Is done</w:t>
            </w:r>
          </w:p>
        </w:tc>
        <w:tc>
          <w:tcPr>
            <w:tcW w:w="1440" w:type="dxa"/>
          </w:tcPr>
          <w:p w14:paraId="247F92CD" w14:textId="77777777" w:rsidR="00867012" w:rsidRPr="00E21267" w:rsidRDefault="00867012" w:rsidP="00BD40FB">
            <w:pPr>
              <w:rPr>
                <w:sz w:val="24"/>
                <w:szCs w:val="24"/>
              </w:rPr>
            </w:pPr>
            <w:r w:rsidRPr="00E21267">
              <w:rPr>
                <w:sz w:val="24"/>
                <w:szCs w:val="24"/>
              </w:rPr>
              <w:t>Is done</w:t>
            </w:r>
          </w:p>
        </w:tc>
        <w:tc>
          <w:tcPr>
            <w:tcW w:w="2358" w:type="dxa"/>
          </w:tcPr>
          <w:p w14:paraId="247F92CE" w14:textId="77777777" w:rsidR="00867012" w:rsidRPr="00E21267" w:rsidRDefault="00867012" w:rsidP="00BD40FB">
            <w:pPr>
              <w:rPr>
                <w:sz w:val="24"/>
                <w:szCs w:val="24"/>
              </w:rPr>
            </w:pPr>
            <w:r w:rsidRPr="00E21267">
              <w:rPr>
                <w:sz w:val="24"/>
                <w:szCs w:val="24"/>
              </w:rPr>
              <w:t>-</w:t>
            </w:r>
          </w:p>
        </w:tc>
      </w:tr>
      <w:tr w:rsidR="00867012" w14:paraId="247F92D5" w14:textId="77777777" w:rsidTr="00E5581D">
        <w:tc>
          <w:tcPr>
            <w:tcW w:w="1008" w:type="dxa"/>
            <w:shd w:val="clear" w:color="auto" w:fill="auto"/>
          </w:tcPr>
          <w:p w14:paraId="247F92D0" w14:textId="77777777" w:rsidR="00867012" w:rsidRPr="00E21267" w:rsidRDefault="00867012" w:rsidP="00BD40FB">
            <w:pPr>
              <w:rPr>
                <w:sz w:val="24"/>
                <w:szCs w:val="24"/>
              </w:rPr>
            </w:pPr>
            <w:r w:rsidRPr="00E21267">
              <w:rPr>
                <w:sz w:val="24"/>
                <w:szCs w:val="24"/>
              </w:rPr>
              <w:t>8</w:t>
            </w:r>
          </w:p>
        </w:tc>
        <w:tc>
          <w:tcPr>
            <w:tcW w:w="3409" w:type="dxa"/>
            <w:shd w:val="clear" w:color="auto" w:fill="auto"/>
          </w:tcPr>
          <w:p w14:paraId="247F92D1" w14:textId="77777777" w:rsidR="00867012" w:rsidRPr="00E21267" w:rsidRDefault="00867012" w:rsidP="00867012">
            <w:pPr>
              <w:rPr>
                <w:sz w:val="24"/>
                <w:szCs w:val="24"/>
              </w:rPr>
            </w:pPr>
            <w:r w:rsidRPr="00E21267">
              <w:rPr>
                <w:sz w:val="24"/>
                <w:szCs w:val="24"/>
              </w:rPr>
              <w:t>Element (iv): test element</w:t>
            </w:r>
          </w:p>
        </w:tc>
        <w:tc>
          <w:tcPr>
            <w:tcW w:w="1361" w:type="dxa"/>
            <w:shd w:val="clear" w:color="auto" w:fill="auto"/>
          </w:tcPr>
          <w:p w14:paraId="247F92D2" w14:textId="77777777" w:rsidR="00867012" w:rsidRPr="00E21267" w:rsidRDefault="00867012" w:rsidP="00BD40FB">
            <w:pPr>
              <w:rPr>
                <w:sz w:val="24"/>
                <w:szCs w:val="24"/>
              </w:rPr>
            </w:pPr>
            <w:r w:rsidRPr="00E21267">
              <w:rPr>
                <w:sz w:val="24"/>
                <w:szCs w:val="24"/>
              </w:rPr>
              <w:t xml:space="preserve">22-12-2017 </w:t>
            </w:r>
          </w:p>
        </w:tc>
        <w:tc>
          <w:tcPr>
            <w:tcW w:w="1440" w:type="dxa"/>
            <w:shd w:val="clear" w:color="auto" w:fill="auto"/>
          </w:tcPr>
          <w:p w14:paraId="247F92D3" w14:textId="77777777" w:rsidR="00867012" w:rsidRPr="00E21267" w:rsidRDefault="00867012" w:rsidP="00BD40FB">
            <w:pPr>
              <w:rPr>
                <w:sz w:val="24"/>
                <w:szCs w:val="24"/>
              </w:rPr>
            </w:pPr>
            <w:r w:rsidRPr="00E21267">
              <w:rPr>
                <w:sz w:val="24"/>
                <w:szCs w:val="24"/>
              </w:rPr>
              <w:t>29-12-2017</w:t>
            </w:r>
          </w:p>
        </w:tc>
        <w:tc>
          <w:tcPr>
            <w:tcW w:w="2358" w:type="dxa"/>
            <w:shd w:val="clear" w:color="auto" w:fill="auto"/>
          </w:tcPr>
          <w:p w14:paraId="247F92D4" w14:textId="77777777" w:rsidR="00867012" w:rsidRPr="00E21267" w:rsidRDefault="00867012" w:rsidP="00BD40FB">
            <w:pPr>
              <w:rPr>
                <w:sz w:val="24"/>
                <w:szCs w:val="24"/>
              </w:rPr>
            </w:pPr>
            <w:r w:rsidRPr="00E21267">
              <w:rPr>
                <w:sz w:val="24"/>
                <w:szCs w:val="24"/>
              </w:rPr>
              <w:t>Meeting presentation</w:t>
            </w:r>
          </w:p>
        </w:tc>
      </w:tr>
      <w:tr w:rsidR="00424C38" w14:paraId="247F92DB" w14:textId="77777777" w:rsidTr="00E5581D">
        <w:tc>
          <w:tcPr>
            <w:tcW w:w="1008" w:type="dxa"/>
            <w:shd w:val="clear" w:color="auto" w:fill="auto"/>
          </w:tcPr>
          <w:p w14:paraId="247F92D6" w14:textId="77777777" w:rsidR="00424C38" w:rsidRPr="00E21267" w:rsidRDefault="00424C38" w:rsidP="00BD40FB">
            <w:pPr>
              <w:rPr>
                <w:sz w:val="24"/>
                <w:szCs w:val="24"/>
              </w:rPr>
            </w:pPr>
            <w:r w:rsidRPr="00E21267">
              <w:rPr>
                <w:sz w:val="24"/>
                <w:szCs w:val="24"/>
              </w:rPr>
              <w:t>9</w:t>
            </w:r>
          </w:p>
        </w:tc>
        <w:tc>
          <w:tcPr>
            <w:tcW w:w="3409" w:type="dxa"/>
            <w:shd w:val="clear" w:color="auto" w:fill="auto"/>
          </w:tcPr>
          <w:p w14:paraId="247F92D7" w14:textId="77777777" w:rsidR="00424C38" w:rsidRPr="00E21267" w:rsidRDefault="00424C38" w:rsidP="00424C38">
            <w:pPr>
              <w:rPr>
                <w:sz w:val="24"/>
                <w:szCs w:val="24"/>
              </w:rPr>
            </w:pPr>
            <w:r w:rsidRPr="00E21267">
              <w:rPr>
                <w:sz w:val="24"/>
                <w:szCs w:val="24"/>
              </w:rPr>
              <w:t>Element (v): the analysis and development</w:t>
            </w:r>
          </w:p>
        </w:tc>
        <w:tc>
          <w:tcPr>
            <w:tcW w:w="1361" w:type="dxa"/>
            <w:shd w:val="clear" w:color="auto" w:fill="auto"/>
          </w:tcPr>
          <w:p w14:paraId="247F92D8" w14:textId="77777777" w:rsidR="00424C38" w:rsidRPr="00E21267" w:rsidRDefault="00424C38" w:rsidP="00BD40FB">
            <w:pPr>
              <w:rPr>
                <w:sz w:val="24"/>
                <w:szCs w:val="24"/>
              </w:rPr>
            </w:pPr>
            <w:r w:rsidRPr="00E21267">
              <w:rPr>
                <w:sz w:val="24"/>
                <w:szCs w:val="24"/>
              </w:rPr>
              <w:t>Is done</w:t>
            </w:r>
          </w:p>
        </w:tc>
        <w:tc>
          <w:tcPr>
            <w:tcW w:w="1440" w:type="dxa"/>
            <w:shd w:val="clear" w:color="auto" w:fill="auto"/>
          </w:tcPr>
          <w:p w14:paraId="247F92D9" w14:textId="77777777" w:rsidR="00424C38" w:rsidRPr="00E21267" w:rsidRDefault="00424C38" w:rsidP="00BD40FB">
            <w:pPr>
              <w:rPr>
                <w:sz w:val="24"/>
                <w:szCs w:val="24"/>
              </w:rPr>
            </w:pPr>
            <w:r w:rsidRPr="00E21267">
              <w:rPr>
                <w:sz w:val="24"/>
                <w:szCs w:val="24"/>
              </w:rPr>
              <w:t>Is done</w:t>
            </w:r>
          </w:p>
        </w:tc>
        <w:tc>
          <w:tcPr>
            <w:tcW w:w="2358" w:type="dxa"/>
            <w:shd w:val="clear" w:color="auto" w:fill="auto"/>
          </w:tcPr>
          <w:p w14:paraId="247F92DA" w14:textId="77777777" w:rsidR="00424C38" w:rsidRPr="00E21267" w:rsidRDefault="00424C38" w:rsidP="00BD40FB">
            <w:pPr>
              <w:rPr>
                <w:sz w:val="24"/>
                <w:szCs w:val="24"/>
              </w:rPr>
            </w:pPr>
            <w:r w:rsidRPr="00E21267">
              <w:rPr>
                <w:sz w:val="24"/>
                <w:szCs w:val="24"/>
              </w:rPr>
              <w:t>-</w:t>
            </w:r>
          </w:p>
        </w:tc>
      </w:tr>
      <w:tr w:rsidR="00424C38" w14:paraId="247F92E1" w14:textId="77777777" w:rsidTr="00E5581D">
        <w:tc>
          <w:tcPr>
            <w:tcW w:w="1008" w:type="dxa"/>
            <w:shd w:val="clear" w:color="auto" w:fill="auto"/>
          </w:tcPr>
          <w:p w14:paraId="247F92DC" w14:textId="77777777" w:rsidR="00424C38" w:rsidRPr="00E21267" w:rsidRDefault="00424C38" w:rsidP="00BD40FB">
            <w:pPr>
              <w:rPr>
                <w:sz w:val="24"/>
                <w:szCs w:val="24"/>
              </w:rPr>
            </w:pPr>
            <w:r w:rsidRPr="00E21267">
              <w:rPr>
                <w:sz w:val="24"/>
                <w:szCs w:val="24"/>
              </w:rPr>
              <w:t>10</w:t>
            </w:r>
          </w:p>
        </w:tc>
        <w:tc>
          <w:tcPr>
            <w:tcW w:w="3409" w:type="dxa"/>
            <w:shd w:val="clear" w:color="auto" w:fill="auto"/>
          </w:tcPr>
          <w:p w14:paraId="247F92DD" w14:textId="77777777" w:rsidR="00424C38" w:rsidRPr="00E21267" w:rsidRDefault="00424C38" w:rsidP="00424C38">
            <w:pPr>
              <w:rPr>
                <w:sz w:val="24"/>
                <w:szCs w:val="24"/>
              </w:rPr>
            </w:pPr>
            <w:r w:rsidRPr="00E21267">
              <w:rPr>
                <w:sz w:val="24"/>
                <w:szCs w:val="24"/>
              </w:rPr>
              <w:t>Element (v): test element</w:t>
            </w:r>
          </w:p>
        </w:tc>
        <w:tc>
          <w:tcPr>
            <w:tcW w:w="1361" w:type="dxa"/>
            <w:shd w:val="clear" w:color="auto" w:fill="auto"/>
          </w:tcPr>
          <w:p w14:paraId="247F92DE" w14:textId="77777777" w:rsidR="00424C38" w:rsidRPr="00E21267" w:rsidRDefault="00424C38" w:rsidP="00BD40FB">
            <w:pPr>
              <w:rPr>
                <w:sz w:val="24"/>
                <w:szCs w:val="24"/>
              </w:rPr>
            </w:pPr>
            <w:r w:rsidRPr="00E21267">
              <w:rPr>
                <w:sz w:val="24"/>
                <w:szCs w:val="24"/>
              </w:rPr>
              <w:t xml:space="preserve">29-12-2017 </w:t>
            </w:r>
          </w:p>
        </w:tc>
        <w:tc>
          <w:tcPr>
            <w:tcW w:w="1440" w:type="dxa"/>
            <w:shd w:val="clear" w:color="auto" w:fill="auto"/>
          </w:tcPr>
          <w:p w14:paraId="247F92DF" w14:textId="77777777" w:rsidR="00424C38" w:rsidRPr="00E21267" w:rsidRDefault="00424C38" w:rsidP="00424C38">
            <w:pPr>
              <w:rPr>
                <w:sz w:val="24"/>
                <w:szCs w:val="24"/>
              </w:rPr>
            </w:pPr>
            <w:r w:rsidRPr="00E21267">
              <w:rPr>
                <w:sz w:val="24"/>
                <w:szCs w:val="24"/>
              </w:rPr>
              <w:t>12-1-2018</w:t>
            </w:r>
          </w:p>
        </w:tc>
        <w:tc>
          <w:tcPr>
            <w:tcW w:w="2358" w:type="dxa"/>
            <w:shd w:val="clear" w:color="auto" w:fill="auto"/>
          </w:tcPr>
          <w:p w14:paraId="247F92E0" w14:textId="77777777" w:rsidR="00424C38" w:rsidRPr="00E21267" w:rsidRDefault="00424C38" w:rsidP="00BD40FB">
            <w:pPr>
              <w:rPr>
                <w:sz w:val="24"/>
                <w:szCs w:val="24"/>
              </w:rPr>
            </w:pPr>
            <w:r w:rsidRPr="00E21267">
              <w:rPr>
                <w:sz w:val="24"/>
                <w:szCs w:val="24"/>
              </w:rPr>
              <w:t>Meeting presentation</w:t>
            </w:r>
          </w:p>
        </w:tc>
      </w:tr>
      <w:tr w:rsidR="00424C38" w14:paraId="247F92E7" w14:textId="77777777" w:rsidTr="00E5581D">
        <w:tc>
          <w:tcPr>
            <w:tcW w:w="1008" w:type="dxa"/>
            <w:shd w:val="clear" w:color="auto" w:fill="auto"/>
          </w:tcPr>
          <w:p w14:paraId="247F92E2" w14:textId="77777777" w:rsidR="00424C38" w:rsidRPr="00E21267" w:rsidRDefault="00424C38" w:rsidP="00BD40FB">
            <w:pPr>
              <w:rPr>
                <w:sz w:val="24"/>
                <w:szCs w:val="24"/>
              </w:rPr>
            </w:pPr>
            <w:r w:rsidRPr="00E21267">
              <w:rPr>
                <w:sz w:val="24"/>
                <w:szCs w:val="24"/>
              </w:rPr>
              <w:t>11</w:t>
            </w:r>
          </w:p>
        </w:tc>
        <w:tc>
          <w:tcPr>
            <w:tcW w:w="3409" w:type="dxa"/>
            <w:shd w:val="clear" w:color="auto" w:fill="auto"/>
          </w:tcPr>
          <w:p w14:paraId="247F92E3" w14:textId="77777777" w:rsidR="00424C38" w:rsidRPr="00E21267" w:rsidRDefault="00424C38" w:rsidP="00BD40FB">
            <w:pPr>
              <w:rPr>
                <w:sz w:val="24"/>
                <w:szCs w:val="24"/>
              </w:rPr>
            </w:pPr>
            <w:r w:rsidRPr="00E21267">
              <w:rPr>
                <w:sz w:val="24"/>
                <w:szCs w:val="24"/>
              </w:rPr>
              <w:t>Element (</w:t>
            </w:r>
            <w:proofErr w:type="spellStart"/>
            <w:r w:rsidRPr="00E21267">
              <w:rPr>
                <w:sz w:val="24"/>
                <w:szCs w:val="24"/>
              </w:rPr>
              <w:t>vi+vii</w:t>
            </w:r>
            <w:proofErr w:type="spellEnd"/>
            <w:r w:rsidRPr="00E21267">
              <w:rPr>
                <w:sz w:val="24"/>
                <w:szCs w:val="24"/>
              </w:rPr>
              <w:t>): the analysis and development</w:t>
            </w:r>
          </w:p>
        </w:tc>
        <w:tc>
          <w:tcPr>
            <w:tcW w:w="1361" w:type="dxa"/>
            <w:shd w:val="clear" w:color="auto" w:fill="auto"/>
          </w:tcPr>
          <w:p w14:paraId="247F92E4" w14:textId="77777777" w:rsidR="00424C38" w:rsidRPr="00E21267" w:rsidRDefault="00424C38" w:rsidP="00BD40FB">
            <w:pPr>
              <w:rPr>
                <w:sz w:val="24"/>
                <w:szCs w:val="24"/>
              </w:rPr>
            </w:pPr>
            <w:r w:rsidRPr="00E21267">
              <w:rPr>
                <w:sz w:val="24"/>
                <w:szCs w:val="24"/>
              </w:rPr>
              <w:t>12-1-2018</w:t>
            </w:r>
          </w:p>
        </w:tc>
        <w:tc>
          <w:tcPr>
            <w:tcW w:w="1440" w:type="dxa"/>
            <w:shd w:val="clear" w:color="auto" w:fill="auto"/>
          </w:tcPr>
          <w:p w14:paraId="247F92E5" w14:textId="77777777" w:rsidR="00424C38" w:rsidRPr="00E21267" w:rsidRDefault="006F5EEE" w:rsidP="00BD40FB">
            <w:pPr>
              <w:rPr>
                <w:sz w:val="24"/>
                <w:szCs w:val="24"/>
              </w:rPr>
            </w:pPr>
            <w:r w:rsidRPr="00E21267">
              <w:rPr>
                <w:sz w:val="24"/>
                <w:szCs w:val="24"/>
              </w:rPr>
              <w:t>26</w:t>
            </w:r>
            <w:r w:rsidR="00424C38" w:rsidRPr="00E21267">
              <w:rPr>
                <w:sz w:val="24"/>
                <w:szCs w:val="24"/>
              </w:rPr>
              <w:t>-1-2018</w:t>
            </w:r>
          </w:p>
        </w:tc>
        <w:tc>
          <w:tcPr>
            <w:tcW w:w="2358" w:type="dxa"/>
            <w:shd w:val="clear" w:color="auto" w:fill="auto"/>
          </w:tcPr>
          <w:p w14:paraId="247F92E6" w14:textId="77777777" w:rsidR="00424C38" w:rsidRPr="00E21267" w:rsidRDefault="00424C38" w:rsidP="00BD40FB">
            <w:pPr>
              <w:rPr>
                <w:sz w:val="24"/>
                <w:szCs w:val="24"/>
              </w:rPr>
            </w:pPr>
            <w:r w:rsidRPr="00E21267">
              <w:rPr>
                <w:sz w:val="24"/>
                <w:szCs w:val="24"/>
              </w:rPr>
              <w:t>-</w:t>
            </w:r>
          </w:p>
        </w:tc>
      </w:tr>
      <w:tr w:rsidR="00424C38" w14:paraId="247F92ED" w14:textId="77777777" w:rsidTr="00E5581D">
        <w:tc>
          <w:tcPr>
            <w:tcW w:w="1008" w:type="dxa"/>
            <w:shd w:val="clear" w:color="auto" w:fill="auto"/>
          </w:tcPr>
          <w:p w14:paraId="247F92E8" w14:textId="77777777" w:rsidR="00424C38" w:rsidRPr="00E21267" w:rsidRDefault="00424C38" w:rsidP="00BD40FB">
            <w:pPr>
              <w:rPr>
                <w:sz w:val="24"/>
                <w:szCs w:val="24"/>
              </w:rPr>
            </w:pPr>
            <w:r w:rsidRPr="00E21267">
              <w:rPr>
                <w:sz w:val="24"/>
                <w:szCs w:val="24"/>
              </w:rPr>
              <w:t>12</w:t>
            </w:r>
          </w:p>
        </w:tc>
        <w:tc>
          <w:tcPr>
            <w:tcW w:w="3409" w:type="dxa"/>
            <w:shd w:val="clear" w:color="auto" w:fill="auto"/>
          </w:tcPr>
          <w:p w14:paraId="247F92E9" w14:textId="77777777" w:rsidR="00424C38" w:rsidRPr="00E21267" w:rsidRDefault="00424C38" w:rsidP="00BD40FB">
            <w:pPr>
              <w:rPr>
                <w:sz w:val="24"/>
                <w:szCs w:val="24"/>
              </w:rPr>
            </w:pPr>
            <w:r w:rsidRPr="00E21267">
              <w:rPr>
                <w:sz w:val="24"/>
                <w:szCs w:val="24"/>
              </w:rPr>
              <w:t>Element (</w:t>
            </w:r>
            <w:proofErr w:type="spellStart"/>
            <w:r w:rsidRPr="00E21267">
              <w:rPr>
                <w:sz w:val="24"/>
                <w:szCs w:val="24"/>
              </w:rPr>
              <w:t>v+vii</w:t>
            </w:r>
            <w:proofErr w:type="spellEnd"/>
            <w:r w:rsidRPr="00E21267">
              <w:rPr>
                <w:sz w:val="24"/>
                <w:szCs w:val="24"/>
              </w:rPr>
              <w:t>): test element</w:t>
            </w:r>
          </w:p>
        </w:tc>
        <w:tc>
          <w:tcPr>
            <w:tcW w:w="1361" w:type="dxa"/>
            <w:shd w:val="clear" w:color="auto" w:fill="auto"/>
          </w:tcPr>
          <w:p w14:paraId="247F92EA" w14:textId="77777777" w:rsidR="00424C38" w:rsidRPr="00E21267" w:rsidRDefault="006F5EEE" w:rsidP="00BD40FB">
            <w:pPr>
              <w:rPr>
                <w:sz w:val="24"/>
                <w:szCs w:val="24"/>
              </w:rPr>
            </w:pPr>
            <w:r w:rsidRPr="00E21267">
              <w:rPr>
                <w:sz w:val="24"/>
                <w:szCs w:val="24"/>
              </w:rPr>
              <w:t>26</w:t>
            </w:r>
            <w:r w:rsidR="00424C38" w:rsidRPr="00E21267">
              <w:rPr>
                <w:sz w:val="24"/>
                <w:szCs w:val="24"/>
              </w:rPr>
              <w:t>-1-2018</w:t>
            </w:r>
          </w:p>
        </w:tc>
        <w:tc>
          <w:tcPr>
            <w:tcW w:w="1440" w:type="dxa"/>
            <w:shd w:val="clear" w:color="auto" w:fill="auto"/>
          </w:tcPr>
          <w:p w14:paraId="247F92EB" w14:textId="77777777" w:rsidR="00424C38" w:rsidRPr="00E21267" w:rsidRDefault="00424C38" w:rsidP="00424C38">
            <w:pPr>
              <w:rPr>
                <w:sz w:val="24"/>
                <w:szCs w:val="24"/>
              </w:rPr>
            </w:pPr>
            <w:r w:rsidRPr="00E21267">
              <w:rPr>
                <w:sz w:val="24"/>
                <w:szCs w:val="24"/>
              </w:rPr>
              <w:t>2-2-2018</w:t>
            </w:r>
          </w:p>
        </w:tc>
        <w:tc>
          <w:tcPr>
            <w:tcW w:w="2358" w:type="dxa"/>
            <w:shd w:val="clear" w:color="auto" w:fill="auto"/>
          </w:tcPr>
          <w:p w14:paraId="247F92EC" w14:textId="77777777" w:rsidR="00424C38" w:rsidRPr="00E21267" w:rsidRDefault="00424C38" w:rsidP="00BD40FB">
            <w:pPr>
              <w:rPr>
                <w:sz w:val="24"/>
                <w:szCs w:val="24"/>
              </w:rPr>
            </w:pPr>
            <w:r w:rsidRPr="00E21267">
              <w:rPr>
                <w:sz w:val="24"/>
                <w:szCs w:val="24"/>
              </w:rPr>
              <w:t>Meeting presentation</w:t>
            </w:r>
          </w:p>
        </w:tc>
      </w:tr>
      <w:tr w:rsidR="006E4D16" w14:paraId="247F92F3" w14:textId="77777777" w:rsidTr="00E5581D">
        <w:tc>
          <w:tcPr>
            <w:tcW w:w="1008" w:type="dxa"/>
            <w:shd w:val="clear" w:color="auto" w:fill="auto"/>
          </w:tcPr>
          <w:p w14:paraId="247F92EE" w14:textId="77777777" w:rsidR="006E4D16" w:rsidRPr="00E21267" w:rsidRDefault="006E4D16" w:rsidP="00BD40FB">
            <w:pPr>
              <w:rPr>
                <w:sz w:val="24"/>
                <w:szCs w:val="24"/>
              </w:rPr>
            </w:pPr>
            <w:r w:rsidRPr="00E21267">
              <w:rPr>
                <w:sz w:val="24"/>
                <w:szCs w:val="24"/>
              </w:rPr>
              <w:t>13</w:t>
            </w:r>
          </w:p>
        </w:tc>
        <w:tc>
          <w:tcPr>
            <w:tcW w:w="3409" w:type="dxa"/>
            <w:shd w:val="clear" w:color="auto" w:fill="auto"/>
          </w:tcPr>
          <w:p w14:paraId="247F92EF" w14:textId="77777777" w:rsidR="006E4D16" w:rsidRPr="00E21267" w:rsidRDefault="006E4D16" w:rsidP="006E4D16">
            <w:pPr>
              <w:rPr>
                <w:sz w:val="24"/>
                <w:szCs w:val="24"/>
              </w:rPr>
            </w:pPr>
            <w:r w:rsidRPr="00E21267">
              <w:rPr>
                <w:sz w:val="24"/>
                <w:szCs w:val="24"/>
              </w:rPr>
              <w:t>Element (viii): the analysis and development</w:t>
            </w:r>
          </w:p>
        </w:tc>
        <w:tc>
          <w:tcPr>
            <w:tcW w:w="1361" w:type="dxa"/>
            <w:shd w:val="clear" w:color="auto" w:fill="auto"/>
          </w:tcPr>
          <w:p w14:paraId="247F92F0" w14:textId="77777777" w:rsidR="006E4D16" w:rsidRPr="00E21267" w:rsidRDefault="006E4D16" w:rsidP="00BD40FB">
            <w:pPr>
              <w:rPr>
                <w:sz w:val="24"/>
                <w:szCs w:val="24"/>
              </w:rPr>
            </w:pPr>
            <w:r w:rsidRPr="00E21267">
              <w:rPr>
                <w:sz w:val="24"/>
                <w:szCs w:val="24"/>
              </w:rPr>
              <w:t>2-2-2018</w:t>
            </w:r>
          </w:p>
        </w:tc>
        <w:tc>
          <w:tcPr>
            <w:tcW w:w="1440" w:type="dxa"/>
            <w:shd w:val="clear" w:color="auto" w:fill="auto"/>
          </w:tcPr>
          <w:p w14:paraId="247F92F1" w14:textId="77777777" w:rsidR="006E4D16" w:rsidRPr="00E21267" w:rsidRDefault="006F5EEE" w:rsidP="006F5EEE">
            <w:pPr>
              <w:rPr>
                <w:sz w:val="24"/>
                <w:szCs w:val="24"/>
              </w:rPr>
            </w:pPr>
            <w:r w:rsidRPr="00E21267">
              <w:rPr>
                <w:sz w:val="24"/>
                <w:szCs w:val="24"/>
              </w:rPr>
              <w:t>9</w:t>
            </w:r>
            <w:r w:rsidR="006E4D16" w:rsidRPr="00E21267">
              <w:rPr>
                <w:sz w:val="24"/>
                <w:szCs w:val="24"/>
              </w:rPr>
              <w:t>-</w:t>
            </w:r>
            <w:r w:rsidRPr="00E21267">
              <w:rPr>
                <w:sz w:val="24"/>
                <w:szCs w:val="24"/>
              </w:rPr>
              <w:t>2</w:t>
            </w:r>
            <w:r w:rsidR="006E4D16" w:rsidRPr="00E21267">
              <w:rPr>
                <w:sz w:val="24"/>
                <w:szCs w:val="24"/>
              </w:rPr>
              <w:t>-2018</w:t>
            </w:r>
          </w:p>
        </w:tc>
        <w:tc>
          <w:tcPr>
            <w:tcW w:w="2358" w:type="dxa"/>
            <w:shd w:val="clear" w:color="auto" w:fill="auto"/>
          </w:tcPr>
          <w:p w14:paraId="247F92F2" w14:textId="77777777" w:rsidR="006E4D16" w:rsidRPr="00E21267" w:rsidRDefault="006E4D16" w:rsidP="00BD40FB">
            <w:pPr>
              <w:rPr>
                <w:sz w:val="24"/>
                <w:szCs w:val="24"/>
              </w:rPr>
            </w:pPr>
            <w:r w:rsidRPr="00E21267">
              <w:rPr>
                <w:sz w:val="24"/>
                <w:szCs w:val="24"/>
              </w:rPr>
              <w:t>-</w:t>
            </w:r>
          </w:p>
        </w:tc>
      </w:tr>
      <w:tr w:rsidR="006F5EEE" w14:paraId="247F92F9" w14:textId="77777777" w:rsidTr="00E5581D">
        <w:tc>
          <w:tcPr>
            <w:tcW w:w="1008" w:type="dxa"/>
            <w:shd w:val="clear" w:color="auto" w:fill="auto"/>
          </w:tcPr>
          <w:p w14:paraId="247F92F4" w14:textId="77777777" w:rsidR="006F5EEE" w:rsidRPr="00E21267" w:rsidRDefault="006F5EEE" w:rsidP="00BD40FB">
            <w:pPr>
              <w:rPr>
                <w:sz w:val="24"/>
                <w:szCs w:val="24"/>
              </w:rPr>
            </w:pPr>
            <w:r w:rsidRPr="00E21267">
              <w:rPr>
                <w:sz w:val="24"/>
                <w:szCs w:val="24"/>
              </w:rPr>
              <w:t>14</w:t>
            </w:r>
          </w:p>
        </w:tc>
        <w:tc>
          <w:tcPr>
            <w:tcW w:w="3409" w:type="dxa"/>
            <w:shd w:val="clear" w:color="auto" w:fill="auto"/>
          </w:tcPr>
          <w:p w14:paraId="247F92F5" w14:textId="77777777" w:rsidR="006F5EEE" w:rsidRPr="00E21267" w:rsidRDefault="006F5EEE" w:rsidP="006E4D16">
            <w:pPr>
              <w:rPr>
                <w:sz w:val="24"/>
                <w:szCs w:val="24"/>
              </w:rPr>
            </w:pPr>
            <w:r w:rsidRPr="00E21267">
              <w:rPr>
                <w:sz w:val="24"/>
                <w:szCs w:val="24"/>
              </w:rPr>
              <w:t>Element (viii): test element</w:t>
            </w:r>
          </w:p>
        </w:tc>
        <w:tc>
          <w:tcPr>
            <w:tcW w:w="1361" w:type="dxa"/>
            <w:shd w:val="clear" w:color="auto" w:fill="auto"/>
          </w:tcPr>
          <w:p w14:paraId="247F92F6" w14:textId="77777777" w:rsidR="006F5EEE" w:rsidRPr="00E21267" w:rsidRDefault="006F5EEE" w:rsidP="006E4D16">
            <w:pPr>
              <w:rPr>
                <w:sz w:val="24"/>
                <w:szCs w:val="24"/>
              </w:rPr>
            </w:pPr>
            <w:r w:rsidRPr="00E21267">
              <w:rPr>
                <w:sz w:val="24"/>
                <w:szCs w:val="24"/>
              </w:rPr>
              <w:t>9-2-2018</w:t>
            </w:r>
          </w:p>
        </w:tc>
        <w:tc>
          <w:tcPr>
            <w:tcW w:w="1440" w:type="dxa"/>
            <w:shd w:val="clear" w:color="auto" w:fill="auto"/>
          </w:tcPr>
          <w:p w14:paraId="247F92F7" w14:textId="77777777" w:rsidR="006F5EEE" w:rsidRPr="00E21267" w:rsidRDefault="006F5EEE" w:rsidP="006E4D16">
            <w:pPr>
              <w:rPr>
                <w:sz w:val="24"/>
                <w:szCs w:val="24"/>
              </w:rPr>
            </w:pPr>
            <w:r w:rsidRPr="00E21267">
              <w:rPr>
                <w:sz w:val="24"/>
                <w:szCs w:val="24"/>
              </w:rPr>
              <w:t>16-2-2018</w:t>
            </w:r>
          </w:p>
        </w:tc>
        <w:tc>
          <w:tcPr>
            <w:tcW w:w="2358" w:type="dxa"/>
            <w:shd w:val="clear" w:color="auto" w:fill="auto"/>
          </w:tcPr>
          <w:p w14:paraId="247F92F8" w14:textId="77777777" w:rsidR="006F5EEE" w:rsidRPr="00E21267" w:rsidRDefault="006F5EEE" w:rsidP="00BD40FB">
            <w:pPr>
              <w:rPr>
                <w:sz w:val="24"/>
                <w:szCs w:val="24"/>
              </w:rPr>
            </w:pPr>
            <w:r w:rsidRPr="00E21267">
              <w:rPr>
                <w:sz w:val="24"/>
                <w:szCs w:val="24"/>
              </w:rPr>
              <w:t>Meeting presentation</w:t>
            </w:r>
          </w:p>
        </w:tc>
      </w:tr>
      <w:tr w:rsidR="006F5EEE" w14:paraId="247F92FF" w14:textId="77777777" w:rsidTr="00E5581D">
        <w:tc>
          <w:tcPr>
            <w:tcW w:w="1008" w:type="dxa"/>
            <w:shd w:val="clear" w:color="auto" w:fill="auto"/>
          </w:tcPr>
          <w:p w14:paraId="247F92FA" w14:textId="77777777" w:rsidR="006F5EEE" w:rsidRPr="00E21267" w:rsidRDefault="006F5EEE" w:rsidP="00BD40FB">
            <w:pPr>
              <w:rPr>
                <w:sz w:val="24"/>
                <w:szCs w:val="24"/>
              </w:rPr>
            </w:pPr>
            <w:r w:rsidRPr="00E21267">
              <w:rPr>
                <w:sz w:val="24"/>
                <w:szCs w:val="24"/>
              </w:rPr>
              <w:t>15</w:t>
            </w:r>
          </w:p>
        </w:tc>
        <w:tc>
          <w:tcPr>
            <w:tcW w:w="3409" w:type="dxa"/>
            <w:shd w:val="clear" w:color="auto" w:fill="auto"/>
          </w:tcPr>
          <w:p w14:paraId="247F92FB" w14:textId="77777777" w:rsidR="006F5EEE" w:rsidRPr="00E21267" w:rsidRDefault="006F5EEE" w:rsidP="006E4D16">
            <w:pPr>
              <w:rPr>
                <w:sz w:val="24"/>
                <w:szCs w:val="24"/>
              </w:rPr>
            </w:pPr>
            <w:r w:rsidRPr="00E21267">
              <w:rPr>
                <w:sz w:val="24"/>
                <w:szCs w:val="24"/>
              </w:rPr>
              <w:t>Element (ix): the analysis and development, and analysis sub element.</w:t>
            </w:r>
          </w:p>
        </w:tc>
        <w:tc>
          <w:tcPr>
            <w:tcW w:w="1361" w:type="dxa"/>
            <w:shd w:val="clear" w:color="auto" w:fill="auto"/>
          </w:tcPr>
          <w:p w14:paraId="247F92FC" w14:textId="77777777" w:rsidR="006F5EEE" w:rsidRPr="00E21267" w:rsidRDefault="006F5EEE" w:rsidP="006E4D16">
            <w:pPr>
              <w:rPr>
                <w:sz w:val="24"/>
                <w:szCs w:val="24"/>
              </w:rPr>
            </w:pPr>
            <w:r w:rsidRPr="00E21267">
              <w:rPr>
                <w:sz w:val="24"/>
                <w:szCs w:val="24"/>
              </w:rPr>
              <w:t>16-2-2018</w:t>
            </w:r>
          </w:p>
        </w:tc>
        <w:tc>
          <w:tcPr>
            <w:tcW w:w="1440" w:type="dxa"/>
            <w:shd w:val="clear" w:color="auto" w:fill="auto"/>
          </w:tcPr>
          <w:p w14:paraId="247F92FD" w14:textId="77777777" w:rsidR="006F5EEE" w:rsidRPr="00E21267" w:rsidRDefault="006F5EEE" w:rsidP="006E4D16">
            <w:pPr>
              <w:rPr>
                <w:sz w:val="24"/>
                <w:szCs w:val="24"/>
              </w:rPr>
            </w:pPr>
            <w:r w:rsidRPr="00E21267">
              <w:rPr>
                <w:sz w:val="24"/>
                <w:szCs w:val="24"/>
              </w:rPr>
              <w:t>16-3-2018</w:t>
            </w:r>
          </w:p>
        </w:tc>
        <w:tc>
          <w:tcPr>
            <w:tcW w:w="2358" w:type="dxa"/>
            <w:shd w:val="clear" w:color="auto" w:fill="auto"/>
          </w:tcPr>
          <w:p w14:paraId="247F92FE" w14:textId="77777777" w:rsidR="006F5EEE" w:rsidRPr="00E21267" w:rsidRDefault="006F5EEE" w:rsidP="00BD40FB">
            <w:pPr>
              <w:rPr>
                <w:sz w:val="24"/>
                <w:szCs w:val="24"/>
              </w:rPr>
            </w:pPr>
            <w:r w:rsidRPr="00E21267">
              <w:rPr>
                <w:sz w:val="24"/>
                <w:szCs w:val="24"/>
              </w:rPr>
              <w:t>-</w:t>
            </w:r>
          </w:p>
        </w:tc>
      </w:tr>
      <w:tr w:rsidR="006F5EEE" w14:paraId="247F9305" w14:textId="77777777" w:rsidTr="00E5581D">
        <w:tc>
          <w:tcPr>
            <w:tcW w:w="1008" w:type="dxa"/>
            <w:shd w:val="clear" w:color="auto" w:fill="auto"/>
          </w:tcPr>
          <w:p w14:paraId="247F9300" w14:textId="77777777" w:rsidR="006F5EEE" w:rsidRPr="00E21267" w:rsidRDefault="006F5EEE" w:rsidP="00BD40FB">
            <w:pPr>
              <w:rPr>
                <w:sz w:val="24"/>
                <w:szCs w:val="24"/>
              </w:rPr>
            </w:pPr>
            <w:r w:rsidRPr="00E21267">
              <w:rPr>
                <w:sz w:val="24"/>
                <w:szCs w:val="24"/>
              </w:rPr>
              <w:t>16</w:t>
            </w:r>
          </w:p>
        </w:tc>
        <w:tc>
          <w:tcPr>
            <w:tcW w:w="3409" w:type="dxa"/>
            <w:shd w:val="clear" w:color="auto" w:fill="auto"/>
          </w:tcPr>
          <w:p w14:paraId="247F9301" w14:textId="77777777" w:rsidR="006F5EEE" w:rsidRPr="00E21267" w:rsidRDefault="006F5EEE" w:rsidP="006E4D16">
            <w:pPr>
              <w:rPr>
                <w:sz w:val="24"/>
                <w:szCs w:val="24"/>
              </w:rPr>
            </w:pPr>
            <w:r w:rsidRPr="00E21267">
              <w:rPr>
                <w:sz w:val="24"/>
                <w:szCs w:val="24"/>
              </w:rPr>
              <w:t>Element (ix): test element</w:t>
            </w:r>
          </w:p>
        </w:tc>
        <w:tc>
          <w:tcPr>
            <w:tcW w:w="1361" w:type="dxa"/>
            <w:shd w:val="clear" w:color="auto" w:fill="auto"/>
          </w:tcPr>
          <w:p w14:paraId="247F9302" w14:textId="77777777" w:rsidR="006F5EEE" w:rsidRPr="00E21267" w:rsidRDefault="006F5EEE" w:rsidP="006E4D16">
            <w:pPr>
              <w:rPr>
                <w:sz w:val="24"/>
                <w:szCs w:val="24"/>
              </w:rPr>
            </w:pPr>
            <w:r w:rsidRPr="00E21267">
              <w:rPr>
                <w:sz w:val="24"/>
                <w:szCs w:val="24"/>
              </w:rPr>
              <w:t>16-3-2018</w:t>
            </w:r>
          </w:p>
        </w:tc>
        <w:tc>
          <w:tcPr>
            <w:tcW w:w="1440" w:type="dxa"/>
            <w:shd w:val="clear" w:color="auto" w:fill="auto"/>
          </w:tcPr>
          <w:p w14:paraId="247F9303" w14:textId="77777777" w:rsidR="006F5EEE" w:rsidRPr="00E21267" w:rsidRDefault="006F5EEE" w:rsidP="006E4D16">
            <w:pPr>
              <w:rPr>
                <w:sz w:val="24"/>
                <w:szCs w:val="24"/>
              </w:rPr>
            </w:pPr>
            <w:r w:rsidRPr="00E21267">
              <w:rPr>
                <w:sz w:val="24"/>
                <w:szCs w:val="24"/>
              </w:rPr>
              <w:t>30-3-2018</w:t>
            </w:r>
          </w:p>
        </w:tc>
        <w:tc>
          <w:tcPr>
            <w:tcW w:w="2358" w:type="dxa"/>
            <w:shd w:val="clear" w:color="auto" w:fill="auto"/>
          </w:tcPr>
          <w:p w14:paraId="247F9304" w14:textId="77777777" w:rsidR="006F5EEE" w:rsidRPr="00E21267" w:rsidRDefault="006F5EEE" w:rsidP="00BD40FB">
            <w:pPr>
              <w:rPr>
                <w:sz w:val="24"/>
                <w:szCs w:val="24"/>
              </w:rPr>
            </w:pPr>
            <w:r w:rsidRPr="00E21267">
              <w:rPr>
                <w:sz w:val="24"/>
                <w:szCs w:val="24"/>
              </w:rPr>
              <w:t>Meeting presentation</w:t>
            </w:r>
          </w:p>
        </w:tc>
      </w:tr>
      <w:tr w:rsidR="00B85325" w14:paraId="247F930B" w14:textId="77777777" w:rsidTr="00E5581D">
        <w:tc>
          <w:tcPr>
            <w:tcW w:w="1008" w:type="dxa"/>
            <w:shd w:val="clear" w:color="auto" w:fill="auto"/>
          </w:tcPr>
          <w:p w14:paraId="247F9306" w14:textId="77777777" w:rsidR="00B85325" w:rsidRPr="00E21267" w:rsidRDefault="00B85325" w:rsidP="00BD40FB">
            <w:pPr>
              <w:rPr>
                <w:sz w:val="24"/>
                <w:szCs w:val="24"/>
              </w:rPr>
            </w:pPr>
            <w:r w:rsidRPr="00E21267">
              <w:rPr>
                <w:sz w:val="24"/>
                <w:szCs w:val="24"/>
              </w:rPr>
              <w:t>17</w:t>
            </w:r>
          </w:p>
        </w:tc>
        <w:tc>
          <w:tcPr>
            <w:tcW w:w="3409" w:type="dxa"/>
            <w:shd w:val="clear" w:color="auto" w:fill="auto"/>
          </w:tcPr>
          <w:p w14:paraId="247F9307" w14:textId="77777777" w:rsidR="00B85325" w:rsidRPr="00E21267" w:rsidRDefault="00B85325" w:rsidP="006E4D16">
            <w:pPr>
              <w:rPr>
                <w:sz w:val="24"/>
                <w:szCs w:val="24"/>
              </w:rPr>
            </w:pPr>
            <w:r w:rsidRPr="00E21267">
              <w:rPr>
                <w:sz w:val="24"/>
                <w:szCs w:val="24"/>
              </w:rPr>
              <w:t>The rest is determined later on</w:t>
            </w:r>
          </w:p>
        </w:tc>
        <w:tc>
          <w:tcPr>
            <w:tcW w:w="1361" w:type="dxa"/>
            <w:shd w:val="clear" w:color="auto" w:fill="auto"/>
          </w:tcPr>
          <w:p w14:paraId="247F9308" w14:textId="77777777" w:rsidR="00B85325" w:rsidRPr="00E21267" w:rsidRDefault="00B85325" w:rsidP="006E4D16">
            <w:pPr>
              <w:rPr>
                <w:sz w:val="24"/>
                <w:szCs w:val="24"/>
              </w:rPr>
            </w:pPr>
            <w:r w:rsidRPr="00E21267">
              <w:rPr>
                <w:sz w:val="24"/>
                <w:szCs w:val="24"/>
              </w:rPr>
              <w:t>….</w:t>
            </w:r>
          </w:p>
        </w:tc>
        <w:tc>
          <w:tcPr>
            <w:tcW w:w="1440" w:type="dxa"/>
            <w:shd w:val="clear" w:color="auto" w:fill="auto"/>
          </w:tcPr>
          <w:p w14:paraId="247F9309" w14:textId="77777777" w:rsidR="00B85325" w:rsidRPr="00E21267" w:rsidRDefault="00B85325" w:rsidP="006E4D16">
            <w:pPr>
              <w:rPr>
                <w:sz w:val="24"/>
                <w:szCs w:val="24"/>
              </w:rPr>
            </w:pPr>
            <w:r w:rsidRPr="00E21267">
              <w:rPr>
                <w:sz w:val="24"/>
                <w:szCs w:val="24"/>
              </w:rPr>
              <w:t>….</w:t>
            </w:r>
          </w:p>
        </w:tc>
        <w:tc>
          <w:tcPr>
            <w:tcW w:w="2358" w:type="dxa"/>
            <w:shd w:val="clear" w:color="auto" w:fill="auto"/>
          </w:tcPr>
          <w:p w14:paraId="247F930A" w14:textId="77777777" w:rsidR="00B85325" w:rsidRPr="00E21267" w:rsidRDefault="00B85325" w:rsidP="00BD40FB">
            <w:pPr>
              <w:rPr>
                <w:sz w:val="24"/>
                <w:szCs w:val="24"/>
              </w:rPr>
            </w:pPr>
            <w:r w:rsidRPr="00E21267">
              <w:rPr>
                <w:sz w:val="24"/>
                <w:szCs w:val="24"/>
              </w:rPr>
              <w:t>…</w:t>
            </w:r>
          </w:p>
        </w:tc>
      </w:tr>
    </w:tbl>
    <w:p w14:paraId="247F930C" w14:textId="77777777" w:rsidR="005F17E2" w:rsidRDefault="005F17E2" w:rsidP="005154FA">
      <w:pPr>
        <w:rPr>
          <w:b/>
          <w:bCs/>
          <w:sz w:val="24"/>
          <w:szCs w:val="24"/>
        </w:rPr>
      </w:pPr>
    </w:p>
    <w:p w14:paraId="247F930D" w14:textId="77777777" w:rsidR="00BD1FAF" w:rsidRDefault="00BD1FAF" w:rsidP="005154FA">
      <w:pPr>
        <w:rPr>
          <w:b/>
          <w:bCs/>
          <w:sz w:val="24"/>
          <w:szCs w:val="24"/>
        </w:rPr>
      </w:pPr>
    </w:p>
    <w:p w14:paraId="247F930E" w14:textId="77777777" w:rsidR="0049388A" w:rsidRPr="00E43840" w:rsidRDefault="0049388A" w:rsidP="0049388A">
      <w:pPr>
        <w:rPr>
          <w:b/>
          <w:bCs/>
          <w:sz w:val="28"/>
          <w:szCs w:val="28"/>
        </w:rPr>
      </w:pPr>
      <w:r w:rsidRPr="00E43840">
        <w:rPr>
          <w:b/>
          <w:bCs/>
          <w:sz w:val="28"/>
          <w:szCs w:val="28"/>
        </w:rPr>
        <w:t>Reference:</w:t>
      </w:r>
    </w:p>
    <w:p w14:paraId="247F930F" w14:textId="77777777" w:rsidR="006F712F" w:rsidRDefault="006F712F" w:rsidP="00A83D67">
      <w:pPr>
        <w:pStyle w:val="ListParagraph"/>
        <w:numPr>
          <w:ilvl w:val="0"/>
          <w:numId w:val="11"/>
        </w:numPr>
        <w:spacing w:line="240" w:lineRule="auto"/>
        <w:ind w:left="630" w:hanging="630"/>
      </w:pPr>
      <w:r>
        <w:t>“</w:t>
      </w:r>
      <w:r w:rsidRPr="00637A1D">
        <w:t>https://en.wikipedia.org/wiki/Rhetoric</w:t>
      </w:r>
      <w:r>
        <w:t>”-</w:t>
      </w:r>
      <w:r w:rsidRPr="00BF6F31">
        <w:t xml:space="preserve"> setting up the rhetoric</w:t>
      </w:r>
      <w:r>
        <w:t>.</w:t>
      </w:r>
    </w:p>
    <w:p w14:paraId="247F9310" w14:textId="77777777" w:rsidR="006F712F" w:rsidRPr="006F712F" w:rsidRDefault="006F712F" w:rsidP="00A83D67">
      <w:pPr>
        <w:pStyle w:val="ListParagraph"/>
        <w:numPr>
          <w:ilvl w:val="0"/>
          <w:numId w:val="11"/>
        </w:numPr>
        <w:ind w:left="630" w:hanging="630"/>
        <w:rPr>
          <w:b/>
          <w:bCs/>
          <w:sz w:val="24"/>
          <w:szCs w:val="24"/>
        </w:rPr>
      </w:pPr>
      <w:r w:rsidRPr="00DE59CE">
        <w:rPr>
          <w:sz w:val="24"/>
          <w:szCs w:val="24"/>
          <w:lang w:val="it-IT"/>
          <w:rPrChange w:id="3" w:author="Tsvi" w:date="2025-04-14T15:33:00Z">
            <w:rPr>
              <w:sz w:val="24"/>
              <w:szCs w:val="24"/>
            </w:rPr>
          </w:rPrChange>
        </w:rPr>
        <w:t xml:space="preserve">Cachia, Pierre. Riyy Al-badīʻ. </w:t>
      </w:r>
      <w:r w:rsidRPr="00BE318D">
        <w:rPr>
          <w:sz w:val="24"/>
          <w:szCs w:val="24"/>
        </w:rPr>
        <w:t xml:space="preserve">Vol. 3. Otto </w:t>
      </w:r>
      <w:proofErr w:type="spellStart"/>
      <w:r w:rsidRPr="00BE318D">
        <w:rPr>
          <w:sz w:val="24"/>
          <w:szCs w:val="24"/>
        </w:rPr>
        <w:t>Harrassowitz</w:t>
      </w:r>
      <w:proofErr w:type="spellEnd"/>
      <w:r w:rsidRPr="00BE318D">
        <w:rPr>
          <w:sz w:val="24"/>
          <w:szCs w:val="24"/>
        </w:rPr>
        <w:t xml:space="preserve"> Verlag, 1998.</w:t>
      </w:r>
    </w:p>
    <w:p w14:paraId="247F9311" w14:textId="77777777" w:rsidR="006F712F" w:rsidRPr="00BE318D" w:rsidRDefault="006F712F" w:rsidP="00A83D67">
      <w:pPr>
        <w:pStyle w:val="references"/>
        <w:numPr>
          <w:ilvl w:val="0"/>
          <w:numId w:val="11"/>
        </w:numPr>
        <w:ind w:left="630" w:hanging="630"/>
        <w:rPr>
          <w:rFonts w:asciiTheme="minorHAnsi" w:hAnsiTheme="minorHAnsi" w:cstheme="minorBidi"/>
          <w:sz w:val="24"/>
          <w:szCs w:val="24"/>
        </w:rPr>
      </w:pPr>
      <w:proofErr w:type="spellStart"/>
      <w:r w:rsidRPr="00BE318D">
        <w:rPr>
          <w:rFonts w:asciiTheme="minorHAnsi" w:hAnsiTheme="minorHAnsi" w:cstheme="minorBidi"/>
          <w:sz w:val="24"/>
          <w:szCs w:val="24"/>
        </w:rPr>
        <w:t>Boudchiche</w:t>
      </w:r>
      <w:proofErr w:type="spellEnd"/>
      <w:r w:rsidRPr="00BE318D">
        <w:rPr>
          <w:rFonts w:asciiTheme="minorHAnsi" w:hAnsiTheme="minorHAnsi" w:cstheme="minorBidi"/>
          <w:sz w:val="24"/>
          <w:szCs w:val="24"/>
        </w:rPr>
        <w:t>, Mohamed, et al. "</w:t>
      </w:r>
      <w:proofErr w:type="spellStart"/>
      <w:r w:rsidRPr="00BE318D">
        <w:rPr>
          <w:rFonts w:asciiTheme="minorHAnsi" w:hAnsiTheme="minorHAnsi" w:cstheme="minorBidi"/>
          <w:sz w:val="24"/>
          <w:szCs w:val="24"/>
        </w:rPr>
        <w:t>Alkhalil</w:t>
      </w:r>
      <w:proofErr w:type="spellEnd"/>
      <w:r w:rsidRPr="00BE318D">
        <w:rPr>
          <w:rFonts w:asciiTheme="minorHAnsi" w:hAnsiTheme="minorHAnsi" w:cstheme="minorBidi"/>
          <w:sz w:val="24"/>
          <w:szCs w:val="24"/>
        </w:rPr>
        <w:t xml:space="preserve"> morpho sys 2: A robust </w:t>
      </w:r>
      <w:proofErr w:type="spellStart"/>
      <w:r w:rsidRPr="00BE318D">
        <w:rPr>
          <w:rFonts w:asciiTheme="minorHAnsi" w:hAnsiTheme="minorHAnsi" w:cstheme="minorBidi"/>
          <w:sz w:val="24"/>
          <w:szCs w:val="24"/>
        </w:rPr>
        <w:t>arabic</w:t>
      </w:r>
      <w:proofErr w:type="spellEnd"/>
      <w:r w:rsidRPr="00BE318D">
        <w:rPr>
          <w:rFonts w:asciiTheme="minorHAnsi" w:hAnsiTheme="minorHAnsi" w:cstheme="minorBidi"/>
          <w:sz w:val="24"/>
          <w:szCs w:val="24"/>
        </w:rPr>
        <w:t xml:space="preserve"> morpho-syntactic analyzer." Journal of King Saud University-Computer and In-formation Sciences 29.2 (2017): 141-146.</w:t>
      </w:r>
    </w:p>
    <w:p w14:paraId="247F9312" w14:textId="77777777" w:rsidR="006F712F" w:rsidRPr="00BE318D" w:rsidRDefault="006F712F" w:rsidP="00A83D67">
      <w:pPr>
        <w:pStyle w:val="references"/>
        <w:numPr>
          <w:ilvl w:val="0"/>
          <w:numId w:val="11"/>
        </w:numPr>
        <w:ind w:left="630" w:hanging="630"/>
        <w:rPr>
          <w:rFonts w:asciiTheme="minorHAnsi" w:hAnsiTheme="minorHAnsi" w:cstheme="minorBidi"/>
          <w:sz w:val="24"/>
          <w:szCs w:val="24"/>
        </w:rPr>
      </w:pPr>
      <w:r w:rsidRPr="00BE318D">
        <w:rPr>
          <w:rFonts w:asciiTheme="minorHAnsi" w:hAnsiTheme="minorHAnsi" w:cstheme="minorBidi"/>
          <w:sz w:val="24"/>
          <w:szCs w:val="24"/>
        </w:rPr>
        <w:t>Diehl, Frank, et al. "Morphological analysis and decomposition for Arabic speech-to-text systems." Tenth Annual Conference of the International Speech Communication Association. 2009..</w:t>
      </w:r>
    </w:p>
    <w:p w14:paraId="247F9313" w14:textId="77777777" w:rsidR="00706DE2" w:rsidRPr="00BE318D" w:rsidRDefault="00706DE2" w:rsidP="00A83D67">
      <w:pPr>
        <w:pStyle w:val="references"/>
        <w:numPr>
          <w:ilvl w:val="0"/>
          <w:numId w:val="11"/>
        </w:numPr>
        <w:ind w:left="630" w:hanging="630"/>
        <w:rPr>
          <w:rFonts w:asciiTheme="minorHAnsi" w:hAnsiTheme="minorHAnsi" w:cstheme="minorBidi"/>
          <w:sz w:val="24"/>
          <w:szCs w:val="24"/>
        </w:rPr>
      </w:pPr>
      <w:proofErr w:type="spellStart"/>
      <w:r w:rsidRPr="00BE318D">
        <w:rPr>
          <w:rFonts w:asciiTheme="minorHAnsi" w:hAnsiTheme="minorHAnsi" w:cstheme="minorBidi"/>
          <w:sz w:val="24"/>
          <w:szCs w:val="24"/>
        </w:rPr>
        <w:t>Habash</w:t>
      </w:r>
      <w:proofErr w:type="spellEnd"/>
      <w:r w:rsidRPr="00BE318D">
        <w:rPr>
          <w:rFonts w:asciiTheme="minorHAnsi" w:hAnsiTheme="minorHAnsi" w:cstheme="minorBidi"/>
          <w:sz w:val="24"/>
          <w:szCs w:val="24"/>
        </w:rPr>
        <w:t xml:space="preserve">, Nizar, Owen </w:t>
      </w:r>
      <w:proofErr w:type="spellStart"/>
      <w:r w:rsidRPr="00BE318D">
        <w:rPr>
          <w:rFonts w:asciiTheme="minorHAnsi" w:hAnsiTheme="minorHAnsi" w:cstheme="minorBidi"/>
          <w:sz w:val="24"/>
          <w:szCs w:val="24"/>
        </w:rPr>
        <w:t>Rambow</w:t>
      </w:r>
      <w:proofErr w:type="spellEnd"/>
      <w:r w:rsidRPr="00BE318D">
        <w:rPr>
          <w:rFonts w:asciiTheme="minorHAnsi" w:hAnsiTheme="minorHAnsi" w:cstheme="minorBidi"/>
          <w:sz w:val="24"/>
          <w:szCs w:val="24"/>
        </w:rPr>
        <w:t xml:space="preserve">, and Ryan Roth. "MADA+ TOKAN: A toolkit for Arabic tokenization, </w:t>
      </w:r>
      <w:proofErr w:type="spellStart"/>
      <w:r w:rsidRPr="00BE318D">
        <w:rPr>
          <w:rFonts w:asciiTheme="minorHAnsi" w:hAnsiTheme="minorHAnsi" w:cstheme="minorBidi"/>
          <w:sz w:val="24"/>
          <w:szCs w:val="24"/>
        </w:rPr>
        <w:t>diacritization</w:t>
      </w:r>
      <w:proofErr w:type="spellEnd"/>
      <w:r w:rsidRPr="00BE318D">
        <w:rPr>
          <w:rFonts w:asciiTheme="minorHAnsi" w:hAnsiTheme="minorHAnsi" w:cstheme="minorBidi"/>
          <w:sz w:val="24"/>
          <w:szCs w:val="24"/>
        </w:rPr>
        <w:t>, morphological disambiguation, POS tagging, stemming and lemmatization." Proceedings of the 2nd international conference on Arabic language resources and tools (MEDAR), Cairo, Egypt. Vol. 41. 2009.</w:t>
      </w:r>
    </w:p>
    <w:p w14:paraId="247F9314" w14:textId="77777777" w:rsidR="00706DE2" w:rsidRPr="00BE318D" w:rsidRDefault="00706DE2" w:rsidP="00A83D67">
      <w:pPr>
        <w:pStyle w:val="references"/>
        <w:numPr>
          <w:ilvl w:val="0"/>
          <w:numId w:val="11"/>
        </w:numPr>
        <w:ind w:left="630" w:hanging="630"/>
        <w:rPr>
          <w:rFonts w:asciiTheme="minorHAnsi" w:hAnsiTheme="minorHAnsi" w:cstheme="minorBidi"/>
          <w:sz w:val="24"/>
          <w:szCs w:val="24"/>
        </w:rPr>
      </w:pPr>
      <w:r w:rsidRPr="00BE318D">
        <w:rPr>
          <w:rFonts w:asciiTheme="minorHAnsi" w:hAnsiTheme="minorHAnsi" w:cstheme="minorBidi"/>
          <w:sz w:val="24"/>
          <w:szCs w:val="24"/>
        </w:rPr>
        <w:t xml:space="preserve">Pasha, </w:t>
      </w:r>
      <w:proofErr w:type="spellStart"/>
      <w:r w:rsidRPr="00BE318D">
        <w:rPr>
          <w:rFonts w:asciiTheme="minorHAnsi" w:hAnsiTheme="minorHAnsi" w:cstheme="minorBidi"/>
          <w:sz w:val="24"/>
          <w:szCs w:val="24"/>
        </w:rPr>
        <w:t>Arfath</w:t>
      </w:r>
      <w:proofErr w:type="spellEnd"/>
      <w:r w:rsidRPr="00BE318D">
        <w:rPr>
          <w:rFonts w:asciiTheme="minorHAnsi" w:hAnsiTheme="minorHAnsi" w:cstheme="minorBidi"/>
          <w:sz w:val="24"/>
          <w:szCs w:val="24"/>
        </w:rPr>
        <w:t>, et al. "MADAMIRA: A Fast, Comprehensive Tool for Morphological Analysis and Disambiguation of Arabic." LREC. Vol. 14. 2014..</w:t>
      </w:r>
    </w:p>
    <w:p w14:paraId="247F9315" w14:textId="77777777" w:rsidR="00706DE2" w:rsidRPr="00BE318D" w:rsidRDefault="00706DE2" w:rsidP="00A83D67">
      <w:pPr>
        <w:pStyle w:val="references"/>
        <w:numPr>
          <w:ilvl w:val="0"/>
          <w:numId w:val="11"/>
        </w:numPr>
        <w:ind w:left="630" w:hanging="630"/>
        <w:rPr>
          <w:rFonts w:asciiTheme="minorHAnsi" w:hAnsiTheme="minorHAnsi" w:cstheme="minorBidi"/>
          <w:sz w:val="24"/>
          <w:szCs w:val="24"/>
        </w:rPr>
      </w:pPr>
      <w:r w:rsidRPr="00BE318D">
        <w:rPr>
          <w:rFonts w:asciiTheme="minorHAnsi" w:hAnsiTheme="minorHAnsi" w:cstheme="minorBidi"/>
          <w:sz w:val="24"/>
          <w:szCs w:val="24"/>
        </w:rPr>
        <w:t>Abdul-</w:t>
      </w:r>
      <w:proofErr w:type="spellStart"/>
      <w:r w:rsidRPr="00BE318D">
        <w:rPr>
          <w:rFonts w:asciiTheme="minorHAnsi" w:hAnsiTheme="minorHAnsi" w:cstheme="minorBidi"/>
          <w:sz w:val="24"/>
          <w:szCs w:val="24"/>
        </w:rPr>
        <w:t>Mageed</w:t>
      </w:r>
      <w:proofErr w:type="spellEnd"/>
      <w:r w:rsidRPr="00BE318D">
        <w:rPr>
          <w:rFonts w:asciiTheme="minorHAnsi" w:hAnsiTheme="minorHAnsi" w:cstheme="minorBidi"/>
          <w:sz w:val="24"/>
          <w:szCs w:val="24"/>
        </w:rPr>
        <w:t>, Muhammad, Mona T. Diab, and Sandra Kübler. "ASMA: A System for Automatic Segmentation and Morpho-Syntactic Disambiguation of Modern Standard Arabic." RANLP. 2013..</w:t>
      </w:r>
    </w:p>
    <w:p w14:paraId="247F9316" w14:textId="77777777" w:rsidR="006F712F" w:rsidRPr="008778A3" w:rsidRDefault="003B4494" w:rsidP="00A83D67">
      <w:pPr>
        <w:pStyle w:val="ListParagraph"/>
        <w:numPr>
          <w:ilvl w:val="0"/>
          <w:numId w:val="11"/>
        </w:numPr>
        <w:ind w:left="630" w:hanging="630"/>
        <w:rPr>
          <w:b/>
          <w:bCs/>
          <w:sz w:val="24"/>
          <w:szCs w:val="24"/>
        </w:rPr>
      </w:pPr>
      <w:r>
        <w:t>Mona Diab. 2009.” Second generation AMIRA tools for Arabic processing: Fast and robust tokenization, POS tagging, and base phrase chunking”. In 2nd International Conference on Arabic Language Resources and Tools, Cairo, Egypt.</w:t>
      </w:r>
    </w:p>
    <w:p w14:paraId="247F9317" w14:textId="77777777" w:rsidR="008778A3" w:rsidRDefault="003B4494" w:rsidP="00A83D67">
      <w:pPr>
        <w:pStyle w:val="references"/>
        <w:numPr>
          <w:ilvl w:val="0"/>
          <w:numId w:val="11"/>
        </w:numPr>
        <w:ind w:left="630" w:hanging="630"/>
        <w:rPr>
          <w:rFonts w:asciiTheme="minorHAnsi" w:hAnsiTheme="minorHAnsi" w:cstheme="minorBidi"/>
          <w:sz w:val="24"/>
          <w:szCs w:val="24"/>
        </w:rPr>
      </w:pPr>
      <w:proofErr w:type="spellStart"/>
      <w:r w:rsidRPr="00BE318D">
        <w:rPr>
          <w:rFonts w:asciiTheme="minorHAnsi" w:hAnsiTheme="minorHAnsi" w:cstheme="minorBidi"/>
          <w:sz w:val="24"/>
          <w:szCs w:val="24"/>
        </w:rPr>
        <w:t>Habash</w:t>
      </w:r>
      <w:proofErr w:type="spellEnd"/>
      <w:r w:rsidRPr="00BE318D">
        <w:rPr>
          <w:rFonts w:asciiTheme="minorHAnsi" w:hAnsiTheme="minorHAnsi" w:cstheme="minorBidi"/>
          <w:sz w:val="24"/>
          <w:szCs w:val="24"/>
        </w:rPr>
        <w:t xml:space="preserve">, Nizar, and Owen </w:t>
      </w:r>
      <w:proofErr w:type="spellStart"/>
      <w:r w:rsidRPr="00BE318D">
        <w:rPr>
          <w:rFonts w:asciiTheme="minorHAnsi" w:hAnsiTheme="minorHAnsi" w:cstheme="minorBidi"/>
          <w:sz w:val="24"/>
          <w:szCs w:val="24"/>
        </w:rPr>
        <w:t>Rambow</w:t>
      </w:r>
      <w:proofErr w:type="spellEnd"/>
      <w:r w:rsidRPr="00BE318D">
        <w:rPr>
          <w:rFonts w:asciiTheme="minorHAnsi" w:hAnsiTheme="minorHAnsi" w:cstheme="minorBidi"/>
          <w:sz w:val="24"/>
          <w:szCs w:val="24"/>
        </w:rPr>
        <w:t>. "MAGEAD: a morphological analyzer and generator for the Arabic dialects." Proceedings of the 21st International Conference on Computational Linguistics and the 44th annual meeting of the Association for Computational Linguistics. Association for Computational Linguistics, 2006.</w:t>
      </w:r>
    </w:p>
    <w:p w14:paraId="247F9318" w14:textId="77777777" w:rsidR="008778A3" w:rsidRDefault="008778A3" w:rsidP="00A83D67">
      <w:pPr>
        <w:pStyle w:val="references"/>
        <w:numPr>
          <w:ilvl w:val="0"/>
          <w:numId w:val="11"/>
        </w:numPr>
        <w:ind w:left="630" w:hanging="630"/>
        <w:rPr>
          <w:rFonts w:asciiTheme="minorHAnsi" w:hAnsiTheme="minorHAnsi" w:cstheme="minorBidi"/>
          <w:sz w:val="24"/>
          <w:szCs w:val="24"/>
        </w:rPr>
      </w:pPr>
      <w:r w:rsidRPr="008778A3">
        <w:rPr>
          <w:rFonts w:asciiTheme="minorHAnsi" w:hAnsiTheme="minorHAnsi" w:cstheme="minorBidi"/>
          <w:sz w:val="24"/>
          <w:szCs w:val="24"/>
        </w:rPr>
        <w:t xml:space="preserve">Buckwalter. (2002) QAMUS. [Online]. </w:t>
      </w:r>
      <w:hyperlink r:id="rId17" w:history="1">
        <w:r w:rsidRPr="004D6226">
          <w:rPr>
            <w:rStyle w:val="Hyperlink"/>
            <w:rFonts w:asciiTheme="minorHAnsi" w:hAnsiTheme="minorHAnsi" w:cstheme="minorBidi"/>
            <w:sz w:val="24"/>
            <w:szCs w:val="24"/>
          </w:rPr>
          <w:t>http://www.qamus.org/morphology.htm</w:t>
        </w:r>
      </w:hyperlink>
    </w:p>
    <w:p w14:paraId="247F9319" w14:textId="77777777" w:rsidR="008778A3" w:rsidRDefault="008778A3" w:rsidP="00A83D67">
      <w:pPr>
        <w:pStyle w:val="references"/>
        <w:numPr>
          <w:ilvl w:val="0"/>
          <w:numId w:val="11"/>
        </w:numPr>
        <w:ind w:left="630" w:hanging="630"/>
        <w:rPr>
          <w:rFonts w:asciiTheme="minorHAnsi" w:hAnsiTheme="minorHAnsi" w:cstheme="minorBidi"/>
          <w:sz w:val="24"/>
          <w:szCs w:val="24"/>
        </w:rPr>
      </w:pPr>
      <w:r w:rsidRPr="008778A3">
        <w:rPr>
          <w:rFonts w:asciiTheme="minorHAnsi" w:hAnsiTheme="minorHAnsi" w:cstheme="minorBidi"/>
          <w:sz w:val="24"/>
          <w:szCs w:val="24"/>
        </w:rPr>
        <w:t>T. Buckwalter, "Buckwalter Arabic Morphological Analyzer Version 1.0", 2002.</w:t>
      </w:r>
    </w:p>
    <w:p w14:paraId="247F931A" w14:textId="77777777" w:rsidR="008778A3" w:rsidRDefault="008778A3" w:rsidP="00A83D67">
      <w:pPr>
        <w:pStyle w:val="references"/>
        <w:numPr>
          <w:ilvl w:val="0"/>
          <w:numId w:val="11"/>
        </w:numPr>
        <w:ind w:left="630" w:hanging="630"/>
        <w:rPr>
          <w:rFonts w:asciiTheme="minorHAnsi" w:hAnsiTheme="minorHAnsi" w:cstheme="minorBidi"/>
          <w:sz w:val="24"/>
          <w:szCs w:val="24"/>
        </w:rPr>
      </w:pPr>
      <w:proofErr w:type="spellStart"/>
      <w:r w:rsidRPr="008778A3">
        <w:rPr>
          <w:rFonts w:asciiTheme="minorHAnsi" w:hAnsiTheme="minorHAnsi" w:cstheme="minorBidi"/>
          <w:sz w:val="24"/>
          <w:szCs w:val="24"/>
        </w:rPr>
        <w:t>Maamouri</w:t>
      </w:r>
      <w:proofErr w:type="spellEnd"/>
      <w:r w:rsidRPr="008778A3">
        <w:rPr>
          <w:rFonts w:asciiTheme="minorHAnsi" w:hAnsiTheme="minorHAnsi" w:cstheme="minorBidi"/>
          <w:sz w:val="24"/>
          <w:szCs w:val="24"/>
        </w:rPr>
        <w:t>, Mohamed, et al. "Standard Arabic morphological analyzer (SAMA) version 3.1." Linguistic Data Consortium, Catalog No.: LDC2010L01 (2010).</w:t>
      </w:r>
    </w:p>
    <w:p w14:paraId="247F931B" w14:textId="77777777" w:rsidR="008778A3" w:rsidRPr="008778A3" w:rsidRDefault="008778A3" w:rsidP="00A83D67">
      <w:pPr>
        <w:pStyle w:val="references"/>
        <w:numPr>
          <w:ilvl w:val="0"/>
          <w:numId w:val="11"/>
        </w:numPr>
        <w:ind w:left="630" w:hanging="630"/>
        <w:rPr>
          <w:rFonts w:asciiTheme="minorHAnsi" w:hAnsiTheme="minorHAnsi" w:cstheme="minorBidi"/>
          <w:sz w:val="24"/>
          <w:szCs w:val="24"/>
        </w:rPr>
      </w:pPr>
      <w:proofErr w:type="spellStart"/>
      <w:r w:rsidRPr="008778A3">
        <w:rPr>
          <w:rFonts w:asciiTheme="minorHAnsi" w:hAnsiTheme="minorHAnsi" w:cstheme="minorBidi"/>
          <w:sz w:val="24"/>
          <w:szCs w:val="24"/>
        </w:rPr>
        <w:t>Sawalha</w:t>
      </w:r>
      <w:proofErr w:type="spellEnd"/>
      <w:r w:rsidRPr="008778A3">
        <w:rPr>
          <w:rFonts w:asciiTheme="minorHAnsi" w:hAnsiTheme="minorHAnsi" w:cstheme="minorBidi"/>
          <w:sz w:val="24"/>
          <w:szCs w:val="24"/>
        </w:rPr>
        <w:t xml:space="preserve">, Majdi, Eric Atwell, and Mohammad AM </w:t>
      </w:r>
      <w:proofErr w:type="spellStart"/>
      <w:r w:rsidRPr="008778A3">
        <w:rPr>
          <w:rFonts w:asciiTheme="minorHAnsi" w:hAnsiTheme="minorHAnsi" w:cstheme="minorBidi"/>
          <w:sz w:val="24"/>
          <w:szCs w:val="24"/>
        </w:rPr>
        <w:t>Abushariah</w:t>
      </w:r>
      <w:proofErr w:type="spellEnd"/>
      <w:r w:rsidRPr="008778A3">
        <w:rPr>
          <w:rFonts w:asciiTheme="minorHAnsi" w:hAnsiTheme="minorHAnsi" w:cstheme="minorBidi"/>
          <w:sz w:val="24"/>
          <w:szCs w:val="24"/>
        </w:rPr>
        <w:t>. "SALMA: standard Arabic language morphological analysis." Communications, Signal Processing, and their Applications (ICCSPA), 2013 1st International Conference on. IEEE, 2013.</w:t>
      </w:r>
    </w:p>
    <w:p w14:paraId="247F931C" w14:textId="77777777" w:rsidR="008778A3" w:rsidRPr="00BE318D" w:rsidRDefault="008778A3" w:rsidP="00A83D67">
      <w:pPr>
        <w:pStyle w:val="references"/>
        <w:numPr>
          <w:ilvl w:val="0"/>
          <w:numId w:val="11"/>
        </w:numPr>
        <w:ind w:left="630" w:hanging="630"/>
        <w:rPr>
          <w:rFonts w:asciiTheme="minorHAnsi" w:hAnsiTheme="minorHAnsi" w:cstheme="minorBidi"/>
          <w:sz w:val="24"/>
          <w:szCs w:val="24"/>
        </w:rPr>
      </w:pPr>
      <w:proofErr w:type="spellStart"/>
      <w:r w:rsidRPr="00BE318D">
        <w:rPr>
          <w:rFonts w:asciiTheme="minorHAnsi" w:hAnsiTheme="minorHAnsi" w:cstheme="minorBidi"/>
          <w:sz w:val="24"/>
          <w:szCs w:val="24"/>
        </w:rPr>
        <w:t>Larkey</w:t>
      </w:r>
      <w:proofErr w:type="spellEnd"/>
      <w:r w:rsidRPr="00BE318D">
        <w:rPr>
          <w:rFonts w:asciiTheme="minorHAnsi" w:hAnsiTheme="minorHAnsi" w:cstheme="minorBidi"/>
          <w:sz w:val="24"/>
          <w:szCs w:val="24"/>
        </w:rPr>
        <w:t>, Leah S., Lisa Ballesteros, and Margaret E. Connell. "Improving stemming for Arabic information retrieval: light stemming and co-occurrence analysis." Proceedings of the 25th annual international ACM SIGIR conference on Research and development in information retrieval. ACM, 2002.</w:t>
      </w:r>
    </w:p>
    <w:p w14:paraId="247F931D" w14:textId="77777777" w:rsidR="006C751B" w:rsidRPr="00BE318D" w:rsidRDefault="006C751B" w:rsidP="00A83D67">
      <w:pPr>
        <w:pStyle w:val="references"/>
        <w:numPr>
          <w:ilvl w:val="0"/>
          <w:numId w:val="11"/>
        </w:numPr>
        <w:ind w:left="630" w:hanging="630"/>
        <w:rPr>
          <w:rFonts w:asciiTheme="minorHAnsi" w:hAnsiTheme="minorHAnsi" w:cstheme="minorBidi"/>
          <w:sz w:val="24"/>
          <w:szCs w:val="24"/>
        </w:rPr>
      </w:pPr>
      <w:r w:rsidRPr="00BE318D">
        <w:rPr>
          <w:rFonts w:asciiTheme="minorHAnsi" w:hAnsiTheme="minorHAnsi" w:cstheme="minorBidi"/>
          <w:sz w:val="24"/>
          <w:szCs w:val="24"/>
        </w:rPr>
        <w:t>Black, William, et al. "Introducing the Arabic wordnet project." Proceedings of the third international WordNet conference. 2006.</w:t>
      </w:r>
    </w:p>
    <w:p w14:paraId="247F931E" w14:textId="77777777" w:rsidR="006C751B" w:rsidRPr="00BE318D" w:rsidRDefault="006C751B" w:rsidP="00A83D67">
      <w:pPr>
        <w:pStyle w:val="references"/>
        <w:numPr>
          <w:ilvl w:val="0"/>
          <w:numId w:val="11"/>
        </w:numPr>
        <w:ind w:left="630" w:hanging="630"/>
        <w:rPr>
          <w:rFonts w:asciiTheme="minorHAnsi" w:hAnsiTheme="minorHAnsi" w:cstheme="minorBidi"/>
          <w:sz w:val="24"/>
          <w:szCs w:val="24"/>
        </w:rPr>
      </w:pPr>
      <w:proofErr w:type="spellStart"/>
      <w:r w:rsidRPr="00BE318D">
        <w:rPr>
          <w:rFonts w:asciiTheme="minorHAnsi" w:hAnsiTheme="minorHAnsi" w:cstheme="minorBidi"/>
          <w:sz w:val="24"/>
          <w:szCs w:val="24"/>
        </w:rPr>
        <w:t>Elkateb</w:t>
      </w:r>
      <w:proofErr w:type="spellEnd"/>
      <w:r w:rsidRPr="00BE318D">
        <w:rPr>
          <w:rFonts w:asciiTheme="minorHAnsi" w:hAnsiTheme="minorHAnsi" w:cstheme="minorBidi"/>
          <w:sz w:val="24"/>
          <w:szCs w:val="24"/>
        </w:rPr>
        <w:t xml:space="preserve">, Sabri, et al. "Building a wordnet for </w:t>
      </w:r>
      <w:proofErr w:type="spellStart"/>
      <w:r w:rsidRPr="00BE318D">
        <w:rPr>
          <w:rFonts w:asciiTheme="minorHAnsi" w:hAnsiTheme="minorHAnsi" w:cstheme="minorBidi"/>
          <w:sz w:val="24"/>
          <w:szCs w:val="24"/>
        </w:rPr>
        <w:t>arabic</w:t>
      </w:r>
      <w:proofErr w:type="spellEnd"/>
      <w:r w:rsidRPr="00BE318D">
        <w:rPr>
          <w:rFonts w:asciiTheme="minorHAnsi" w:hAnsiTheme="minorHAnsi" w:cstheme="minorBidi"/>
          <w:sz w:val="24"/>
          <w:szCs w:val="24"/>
        </w:rPr>
        <w:t xml:space="preserve">." Proceedings of </w:t>
      </w:r>
      <w:proofErr w:type="gramStart"/>
      <w:r w:rsidRPr="00BE318D">
        <w:rPr>
          <w:rFonts w:asciiTheme="minorHAnsi" w:hAnsiTheme="minorHAnsi" w:cstheme="minorBidi"/>
          <w:sz w:val="24"/>
          <w:szCs w:val="24"/>
        </w:rPr>
        <w:t>The</w:t>
      </w:r>
      <w:proofErr w:type="gramEnd"/>
      <w:r w:rsidRPr="00BE318D">
        <w:rPr>
          <w:rFonts w:asciiTheme="minorHAnsi" w:hAnsiTheme="minorHAnsi" w:cstheme="minorBidi"/>
          <w:sz w:val="24"/>
          <w:szCs w:val="24"/>
        </w:rPr>
        <w:t xml:space="preserve"> fifth international conference on Language Resources and Evaluation (LREC 2006). 2006.</w:t>
      </w:r>
    </w:p>
    <w:p w14:paraId="247F931F" w14:textId="77777777" w:rsidR="006C751B" w:rsidRPr="00BE318D" w:rsidRDefault="006C751B" w:rsidP="00A83D67">
      <w:pPr>
        <w:pStyle w:val="references"/>
        <w:numPr>
          <w:ilvl w:val="0"/>
          <w:numId w:val="11"/>
        </w:numPr>
        <w:ind w:left="630" w:hanging="630"/>
        <w:rPr>
          <w:rFonts w:asciiTheme="minorHAnsi" w:hAnsiTheme="minorHAnsi" w:cstheme="minorBidi"/>
          <w:sz w:val="24"/>
          <w:szCs w:val="24"/>
        </w:rPr>
      </w:pPr>
      <w:r w:rsidRPr="00BE318D">
        <w:rPr>
          <w:rFonts w:asciiTheme="minorHAnsi" w:hAnsiTheme="minorHAnsi" w:cstheme="minorBidi"/>
          <w:sz w:val="24"/>
          <w:szCs w:val="24"/>
        </w:rPr>
        <w:t>Miller, George A. "WordNet: a lexical database for English." Communications of the ACM 38.11 (1995): 39-41.</w:t>
      </w:r>
    </w:p>
    <w:p w14:paraId="247F9320" w14:textId="77777777" w:rsidR="00F66F17" w:rsidRPr="0081227F" w:rsidRDefault="00F66F17" w:rsidP="00A83D67">
      <w:pPr>
        <w:pStyle w:val="references"/>
        <w:numPr>
          <w:ilvl w:val="0"/>
          <w:numId w:val="11"/>
        </w:numPr>
        <w:ind w:left="630" w:hanging="630"/>
        <w:rPr>
          <w:rFonts w:asciiTheme="minorHAnsi" w:hAnsiTheme="minorHAnsi" w:cstheme="minorBidi"/>
          <w:sz w:val="24"/>
          <w:szCs w:val="24"/>
        </w:rPr>
      </w:pPr>
      <w:proofErr w:type="spellStart"/>
      <w:r w:rsidRPr="00BE318D">
        <w:rPr>
          <w:rFonts w:asciiTheme="minorHAnsi" w:hAnsiTheme="minorHAnsi" w:cstheme="minorBidi"/>
          <w:sz w:val="24"/>
          <w:szCs w:val="24"/>
        </w:rPr>
        <w:t>ElSahar</w:t>
      </w:r>
      <w:proofErr w:type="spellEnd"/>
      <w:r w:rsidRPr="00BE318D">
        <w:rPr>
          <w:rFonts w:asciiTheme="minorHAnsi" w:hAnsiTheme="minorHAnsi" w:cstheme="minorBidi"/>
          <w:sz w:val="24"/>
          <w:szCs w:val="24"/>
        </w:rPr>
        <w:t xml:space="preserve">, Hady, </w:t>
      </w:r>
      <w:r w:rsidRPr="00BF3C0E">
        <w:rPr>
          <w:rFonts w:asciiTheme="minorHAnsi" w:hAnsiTheme="minorHAnsi" w:cstheme="minorBidi"/>
          <w:sz w:val="24"/>
          <w:szCs w:val="24"/>
        </w:rPr>
        <w:t xml:space="preserve">and </w:t>
      </w:r>
      <w:proofErr w:type="spellStart"/>
      <w:r w:rsidRPr="00BF3C0E">
        <w:rPr>
          <w:rFonts w:asciiTheme="minorHAnsi" w:hAnsiTheme="minorHAnsi" w:cstheme="minorBidi"/>
          <w:sz w:val="24"/>
          <w:szCs w:val="24"/>
        </w:rPr>
        <w:t>Samhaa</w:t>
      </w:r>
      <w:proofErr w:type="spellEnd"/>
      <w:r w:rsidRPr="00BF3C0E">
        <w:rPr>
          <w:rFonts w:asciiTheme="minorHAnsi" w:hAnsiTheme="minorHAnsi" w:cstheme="minorBidi"/>
          <w:sz w:val="24"/>
          <w:szCs w:val="24"/>
        </w:rPr>
        <w:t xml:space="preserve"> R. El-</w:t>
      </w:r>
      <w:proofErr w:type="spellStart"/>
      <w:r w:rsidRPr="00BF3C0E">
        <w:rPr>
          <w:rFonts w:asciiTheme="minorHAnsi" w:hAnsiTheme="minorHAnsi" w:cstheme="minorBidi"/>
          <w:sz w:val="24"/>
          <w:szCs w:val="24"/>
        </w:rPr>
        <w:t>Beltagy</w:t>
      </w:r>
      <w:proofErr w:type="spellEnd"/>
      <w:r w:rsidRPr="00BF3C0E">
        <w:rPr>
          <w:rFonts w:asciiTheme="minorHAnsi" w:hAnsiTheme="minorHAnsi" w:cstheme="minorBidi"/>
          <w:sz w:val="24"/>
          <w:szCs w:val="24"/>
        </w:rPr>
        <w:t>. "Building Large Arabic Multi-</w:t>
      </w:r>
      <w:proofErr w:type="gramStart"/>
      <w:r w:rsidRPr="00BF3C0E">
        <w:rPr>
          <w:rFonts w:asciiTheme="minorHAnsi" w:hAnsiTheme="minorHAnsi" w:cstheme="minorBidi"/>
          <w:sz w:val="24"/>
          <w:szCs w:val="24"/>
        </w:rPr>
        <w:t>domain</w:t>
      </w:r>
      <w:proofErr w:type="gramEnd"/>
      <w:r w:rsidRPr="00BF3C0E">
        <w:rPr>
          <w:rFonts w:asciiTheme="minorHAnsi" w:hAnsiTheme="minorHAnsi" w:cstheme="minorBidi"/>
          <w:sz w:val="24"/>
          <w:szCs w:val="24"/>
        </w:rPr>
        <w:t xml:space="preserve"> Resources for Sentiment Analysis." </w:t>
      </w:r>
      <w:proofErr w:type="spellStart"/>
      <w:r w:rsidRPr="00BF3C0E">
        <w:rPr>
          <w:rFonts w:asciiTheme="minorHAnsi" w:hAnsiTheme="minorHAnsi" w:cstheme="minorBidi"/>
          <w:sz w:val="24"/>
          <w:szCs w:val="24"/>
        </w:rPr>
        <w:t>CICLing</w:t>
      </w:r>
      <w:proofErr w:type="spellEnd"/>
      <w:r w:rsidRPr="00BF3C0E">
        <w:rPr>
          <w:rFonts w:asciiTheme="minorHAnsi" w:hAnsiTheme="minorHAnsi" w:cstheme="minorBidi"/>
          <w:sz w:val="24"/>
          <w:szCs w:val="24"/>
        </w:rPr>
        <w:t xml:space="preserve"> (2). 2015.</w:t>
      </w:r>
    </w:p>
    <w:p w14:paraId="247F9321" w14:textId="77777777" w:rsidR="00F66F17" w:rsidRPr="0081227F" w:rsidRDefault="00F66F17" w:rsidP="00A83D67">
      <w:pPr>
        <w:pStyle w:val="references"/>
        <w:numPr>
          <w:ilvl w:val="0"/>
          <w:numId w:val="11"/>
        </w:numPr>
        <w:ind w:left="630" w:hanging="630"/>
        <w:rPr>
          <w:rFonts w:asciiTheme="minorHAnsi" w:hAnsiTheme="minorHAnsi" w:cstheme="minorBidi"/>
          <w:sz w:val="24"/>
          <w:szCs w:val="24"/>
        </w:rPr>
      </w:pPr>
      <w:proofErr w:type="spellStart"/>
      <w:r w:rsidRPr="00E8668A">
        <w:rPr>
          <w:rFonts w:asciiTheme="minorHAnsi" w:hAnsiTheme="minorHAnsi" w:cstheme="minorBidi"/>
          <w:sz w:val="24"/>
          <w:szCs w:val="24"/>
        </w:rPr>
        <w:t>Badaro</w:t>
      </w:r>
      <w:proofErr w:type="spellEnd"/>
      <w:r w:rsidRPr="00E8668A">
        <w:rPr>
          <w:rFonts w:asciiTheme="minorHAnsi" w:hAnsiTheme="minorHAnsi" w:cstheme="minorBidi"/>
          <w:sz w:val="24"/>
          <w:szCs w:val="24"/>
        </w:rPr>
        <w:t>, Gil</w:t>
      </w:r>
      <w:r w:rsidRPr="00BF3C0E">
        <w:rPr>
          <w:rFonts w:asciiTheme="minorHAnsi" w:hAnsiTheme="minorHAnsi" w:cstheme="minorBidi"/>
          <w:sz w:val="24"/>
          <w:szCs w:val="24"/>
        </w:rPr>
        <w:t xml:space="preserve">bert, et al. "A </w:t>
      </w:r>
      <w:proofErr w:type="gramStart"/>
      <w:r w:rsidRPr="00BF3C0E">
        <w:rPr>
          <w:rFonts w:asciiTheme="minorHAnsi" w:hAnsiTheme="minorHAnsi" w:cstheme="minorBidi"/>
          <w:sz w:val="24"/>
          <w:szCs w:val="24"/>
        </w:rPr>
        <w:t>large scale</w:t>
      </w:r>
      <w:proofErr w:type="gramEnd"/>
      <w:r w:rsidRPr="00BF3C0E">
        <w:rPr>
          <w:rFonts w:asciiTheme="minorHAnsi" w:hAnsiTheme="minorHAnsi" w:cstheme="minorBidi"/>
          <w:sz w:val="24"/>
          <w:szCs w:val="24"/>
        </w:rPr>
        <w:t xml:space="preserve"> Arabic sentiment lexicon for Arabic opinion mining." ANLP 2014 165 (2014).</w:t>
      </w:r>
    </w:p>
    <w:p w14:paraId="247F9322" w14:textId="77777777" w:rsidR="00BF3C0E" w:rsidRPr="000E767E" w:rsidRDefault="00F66F17" w:rsidP="00A83D67">
      <w:pPr>
        <w:pStyle w:val="references"/>
        <w:numPr>
          <w:ilvl w:val="0"/>
          <w:numId w:val="11"/>
        </w:numPr>
        <w:ind w:left="630" w:hanging="630"/>
        <w:rPr>
          <w:rFonts w:asciiTheme="minorHAnsi" w:hAnsiTheme="minorHAnsi"/>
          <w:sz w:val="24"/>
          <w:szCs w:val="24"/>
        </w:rPr>
      </w:pPr>
      <w:r w:rsidRPr="00E8668A">
        <w:rPr>
          <w:rFonts w:asciiTheme="minorHAnsi" w:hAnsiTheme="minorHAnsi" w:cstheme="minorBidi"/>
          <w:sz w:val="24"/>
          <w:szCs w:val="24"/>
        </w:rPr>
        <w:t>Shoukry, Amira Magdy. "Arabic Se</w:t>
      </w:r>
      <w:r w:rsidRPr="00BF3C0E">
        <w:rPr>
          <w:rFonts w:asciiTheme="minorHAnsi" w:hAnsiTheme="minorHAnsi" w:cstheme="minorBidi"/>
          <w:sz w:val="24"/>
          <w:szCs w:val="24"/>
        </w:rPr>
        <w:t>ntence-level senti</w:t>
      </w:r>
      <w:r w:rsidRPr="0081227F">
        <w:rPr>
          <w:rFonts w:asciiTheme="minorHAnsi" w:hAnsiTheme="minorHAnsi" w:cstheme="minorBidi"/>
          <w:sz w:val="24"/>
          <w:szCs w:val="24"/>
        </w:rPr>
        <w:t>ment analysis." (2013).</w:t>
      </w:r>
    </w:p>
    <w:p w14:paraId="247F9323" w14:textId="77777777" w:rsidR="00E2145F" w:rsidRDefault="00E2145F" w:rsidP="00A83D67">
      <w:pPr>
        <w:pStyle w:val="references"/>
        <w:numPr>
          <w:ilvl w:val="0"/>
          <w:numId w:val="11"/>
        </w:numPr>
        <w:ind w:left="630" w:hanging="630"/>
        <w:rPr>
          <w:rFonts w:asciiTheme="minorHAnsi" w:hAnsiTheme="minorHAnsi"/>
          <w:color w:val="000000" w:themeColor="text1"/>
          <w:sz w:val="24"/>
          <w:szCs w:val="24"/>
        </w:rPr>
      </w:pPr>
      <w:r w:rsidRPr="00820627">
        <w:rPr>
          <w:rFonts w:asciiTheme="minorHAnsi" w:hAnsiTheme="minorHAnsi"/>
          <w:sz w:val="24"/>
          <w:szCs w:val="24"/>
        </w:rPr>
        <w:t>Dr. Hamid Hussein AL-</w:t>
      </w:r>
      <w:proofErr w:type="spellStart"/>
      <w:r w:rsidRPr="00820627">
        <w:rPr>
          <w:rFonts w:asciiTheme="minorHAnsi" w:hAnsiTheme="minorHAnsi"/>
          <w:sz w:val="24"/>
          <w:szCs w:val="24"/>
        </w:rPr>
        <w:t>Hajjaj</w:t>
      </w:r>
      <w:proofErr w:type="spellEnd"/>
      <w:r w:rsidRPr="00820627">
        <w:rPr>
          <w:rFonts w:asciiTheme="minorHAnsi" w:hAnsiTheme="minorHAnsi"/>
          <w:sz w:val="24"/>
          <w:szCs w:val="24"/>
        </w:rPr>
        <w:t xml:space="preserve">, </w:t>
      </w:r>
      <w:proofErr w:type="spellStart"/>
      <w:r w:rsidRPr="00820627">
        <w:rPr>
          <w:rFonts w:asciiTheme="minorHAnsi" w:hAnsiTheme="minorHAnsi"/>
          <w:sz w:val="24"/>
          <w:szCs w:val="24"/>
        </w:rPr>
        <w:t>Mayyadah</w:t>
      </w:r>
      <w:proofErr w:type="spellEnd"/>
      <w:r w:rsidRPr="00820627">
        <w:rPr>
          <w:rFonts w:asciiTheme="minorHAnsi" w:hAnsiTheme="minorHAnsi"/>
          <w:sz w:val="24"/>
          <w:szCs w:val="24"/>
        </w:rPr>
        <w:t xml:space="preserve"> </w:t>
      </w:r>
      <w:proofErr w:type="spellStart"/>
      <w:r w:rsidRPr="00820627">
        <w:rPr>
          <w:rFonts w:asciiTheme="minorHAnsi" w:hAnsiTheme="minorHAnsi"/>
          <w:sz w:val="24"/>
          <w:szCs w:val="24"/>
        </w:rPr>
        <w:t>Nazar</w:t>
      </w:r>
      <w:proofErr w:type="spellEnd"/>
      <w:r w:rsidRPr="00820627">
        <w:rPr>
          <w:rFonts w:asciiTheme="minorHAnsi" w:hAnsiTheme="minorHAnsi"/>
          <w:sz w:val="24"/>
          <w:szCs w:val="24"/>
        </w:rPr>
        <w:t xml:space="preserve"> Ali, et al.” Pun in Arabic Classical Rhetoric with Reference to Translation</w:t>
      </w:r>
      <w:r w:rsidRPr="00582433">
        <w:rPr>
          <w:rFonts w:asciiTheme="minorHAnsi" w:hAnsiTheme="minorHAnsi"/>
          <w:sz w:val="24"/>
          <w:szCs w:val="24"/>
        </w:rPr>
        <w:t>”</w:t>
      </w:r>
      <w:r w:rsidRPr="00820627">
        <w:rPr>
          <w:rFonts w:asciiTheme="minorHAnsi" w:hAnsiTheme="minorHAnsi"/>
          <w:sz w:val="24"/>
          <w:szCs w:val="24"/>
        </w:rPr>
        <w:t xml:space="preserve"> Al- </w:t>
      </w:r>
      <w:proofErr w:type="spellStart"/>
      <w:r w:rsidRPr="00820627">
        <w:rPr>
          <w:rFonts w:asciiTheme="minorHAnsi" w:hAnsiTheme="minorHAnsi"/>
          <w:sz w:val="24"/>
          <w:szCs w:val="24"/>
        </w:rPr>
        <w:t>Fatih</w:t>
      </w:r>
      <w:proofErr w:type="spellEnd"/>
      <w:r w:rsidRPr="00820627">
        <w:rPr>
          <w:rFonts w:asciiTheme="minorHAnsi" w:hAnsiTheme="minorHAnsi"/>
          <w:sz w:val="24"/>
          <w:szCs w:val="24"/>
        </w:rPr>
        <w:t xml:space="preserve"> </w:t>
      </w:r>
      <w:proofErr w:type="gramStart"/>
      <w:r w:rsidRPr="00820627">
        <w:rPr>
          <w:rFonts w:asciiTheme="minorHAnsi" w:hAnsiTheme="minorHAnsi"/>
          <w:sz w:val="24"/>
          <w:szCs w:val="24"/>
        </w:rPr>
        <w:t>Journal .</w:t>
      </w:r>
      <w:proofErr w:type="gramEnd"/>
      <w:r w:rsidRPr="00820627">
        <w:rPr>
          <w:rFonts w:asciiTheme="minorHAnsi" w:hAnsiTheme="minorHAnsi"/>
          <w:sz w:val="24"/>
          <w:szCs w:val="24"/>
        </w:rPr>
        <w:t xml:space="preserve"> No. 54 July 2013</w:t>
      </w:r>
    </w:p>
    <w:p w14:paraId="247F9324" w14:textId="77777777" w:rsidR="000E767E" w:rsidRDefault="000E767E" w:rsidP="00A83D67">
      <w:pPr>
        <w:pStyle w:val="references"/>
        <w:numPr>
          <w:ilvl w:val="0"/>
          <w:numId w:val="11"/>
        </w:numPr>
        <w:ind w:left="630" w:hanging="630"/>
        <w:rPr>
          <w:rFonts w:asciiTheme="minorHAnsi" w:hAnsiTheme="minorHAnsi"/>
          <w:color w:val="000000" w:themeColor="text1"/>
          <w:sz w:val="24"/>
          <w:szCs w:val="24"/>
        </w:rPr>
      </w:pPr>
      <w:r w:rsidRPr="00BD1FAF">
        <w:rPr>
          <w:rFonts w:asciiTheme="minorHAnsi" w:hAnsiTheme="minorHAnsi"/>
          <w:color w:val="000000" w:themeColor="text1"/>
          <w:sz w:val="24"/>
          <w:szCs w:val="24"/>
        </w:rPr>
        <w:t>Ali Hussein,</w:t>
      </w:r>
      <w:r w:rsidRPr="000E767E">
        <w:rPr>
          <w:rFonts w:asciiTheme="minorHAnsi" w:hAnsiTheme="minorHAnsi"/>
          <w:b/>
          <w:bCs/>
          <w:color w:val="000000" w:themeColor="text1"/>
          <w:sz w:val="24"/>
          <w:szCs w:val="24"/>
        </w:rPr>
        <w:t xml:space="preserve"> </w:t>
      </w:r>
      <w:r w:rsidRPr="000E767E">
        <w:rPr>
          <w:rFonts w:asciiTheme="minorHAnsi" w:hAnsiTheme="minorHAnsi"/>
          <w:color w:val="000000" w:themeColor="text1"/>
          <w:sz w:val="24"/>
          <w:szCs w:val="24"/>
          <w:lang w:val="de-DE"/>
        </w:rPr>
        <w:t xml:space="preserve">The </w:t>
      </w:r>
      <w:proofErr w:type="spellStart"/>
      <w:r w:rsidRPr="000E767E">
        <w:rPr>
          <w:rFonts w:asciiTheme="minorHAnsi" w:hAnsiTheme="minorHAnsi"/>
          <w:color w:val="000000" w:themeColor="text1"/>
          <w:sz w:val="24"/>
          <w:szCs w:val="24"/>
          <w:lang w:val="de-DE"/>
        </w:rPr>
        <w:t>Rhetorical</w:t>
      </w:r>
      <w:proofErr w:type="spellEnd"/>
      <w:r w:rsidRPr="000E767E">
        <w:rPr>
          <w:rFonts w:asciiTheme="minorHAnsi" w:hAnsiTheme="minorHAnsi"/>
          <w:color w:val="000000" w:themeColor="text1"/>
          <w:sz w:val="24"/>
          <w:szCs w:val="24"/>
          <w:lang w:val="de-DE"/>
        </w:rPr>
        <w:t xml:space="preserve"> Fabric of the Traditional </w:t>
      </w:r>
      <w:proofErr w:type="spellStart"/>
      <w:r w:rsidRPr="000E767E">
        <w:rPr>
          <w:rFonts w:asciiTheme="minorHAnsi" w:hAnsiTheme="minorHAnsi"/>
          <w:color w:val="000000" w:themeColor="text1"/>
          <w:sz w:val="24"/>
          <w:szCs w:val="24"/>
          <w:lang w:val="de-DE"/>
        </w:rPr>
        <w:t>Arabic</w:t>
      </w:r>
      <w:proofErr w:type="spellEnd"/>
      <w:r w:rsidRPr="000E767E">
        <w:rPr>
          <w:rFonts w:asciiTheme="minorHAnsi" w:hAnsiTheme="minorHAnsi"/>
          <w:color w:val="000000" w:themeColor="text1"/>
          <w:sz w:val="24"/>
          <w:szCs w:val="24"/>
          <w:lang w:val="de-DE"/>
        </w:rPr>
        <w:t xml:space="preserve"> </w:t>
      </w:r>
      <w:proofErr w:type="spellStart"/>
      <w:r w:rsidRPr="000E767E">
        <w:rPr>
          <w:rFonts w:asciiTheme="minorHAnsi" w:hAnsiTheme="minorHAnsi"/>
          <w:color w:val="000000" w:themeColor="text1"/>
          <w:sz w:val="24"/>
          <w:szCs w:val="24"/>
          <w:lang w:val="de-DE"/>
        </w:rPr>
        <w:t>Qasida</w:t>
      </w:r>
      <w:proofErr w:type="spellEnd"/>
      <w:r w:rsidRPr="000E767E">
        <w:rPr>
          <w:rFonts w:asciiTheme="minorHAnsi" w:hAnsiTheme="minorHAnsi"/>
          <w:color w:val="000000" w:themeColor="text1"/>
          <w:sz w:val="24"/>
          <w:szCs w:val="24"/>
          <w:lang w:val="de-DE"/>
        </w:rPr>
        <w:t xml:space="preserve"> in </w:t>
      </w:r>
      <w:proofErr w:type="spellStart"/>
      <w:r w:rsidRPr="000E767E">
        <w:rPr>
          <w:rFonts w:asciiTheme="minorHAnsi" w:hAnsiTheme="minorHAnsi"/>
          <w:color w:val="000000" w:themeColor="text1"/>
          <w:sz w:val="24"/>
          <w:szCs w:val="24"/>
          <w:lang w:val="de-DE"/>
        </w:rPr>
        <w:t>Its</w:t>
      </w:r>
      <w:proofErr w:type="spellEnd"/>
      <w:r w:rsidRPr="000E767E">
        <w:rPr>
          <w:rFonts w:asciiTheme="minorHAnsi" w:hAnsiTheme="minorHAnsi"/>
          <w:color w:val="000000" w:themeColor="text1"/>
          <w:sz w:val="24"/>
          <w:szCs w:val="24"/>
          <w:lang w:val="de-DE"/>
        </w:rPr>
        <w:t xml:space="preserve"> Formative Stages:</w:t>
      </w:r>
      <w:r w:rsidRPr="000E767E">
        <w:rPr>
          <w:rFonts w:asciiTheme="minorHAnsi" w:hAnsiTheme="minorHAnsi"/>
          <w:b/>
          <w:bCs/>
          <w:color w:val="000000" w:themeColor="text1"/>
          <w:sz w:val="24"/>
          <w:szCs w:val="24"/>
          <w:lang w:val="de-DE"/>
        </w:rPr>
        <w:t xml:space="preserve"> </w:t>
      </w:r>
      <w:r w:rsidRPr="000E767E">
        <w:rPr>
          <w:rFonts w:asciiTheme="minorHAnsi" w:hAnsiTheme="minorHAnsi"/>
          <w:color w:val="000000" w:themeColor="text1"/>
          <w:sz w:val="24"/>
          <w:szCs w:val="24"/>
          <w:lang w:val="de-DE"/>
        </w:rPr>
        <w:t xml:space="preserve">A </w:t>
      </w:r>
      <w:proofErr w:type="spellStart"/>
      <w:r w:rsidRPr="000E767E">
        <w:rPr>
          <w:rFonts w:asciiTheme="minorHAnsi" w:hAnsiTheme="minorHAnsi"/>
          <w:color w:val="000000" w:themeColor="text1"/>
          <w:sz w:val="24"/>
          <w:szCs w:val="24"/>
          <w:lang w:val="de-DE"/>
        </w:rPr>
        <w:t>Comparative</w:t>
      </w:r>
      <w:proofErr w:type="spellEnd"/>
      <w:r w:rsidRPr="000E767E">
        <w:rPr>
          <w:rFonts w:asciiTheme="minorHAnsi" w:hAnsiTheme="minorHAnsi"/>
          <w:color w:val="000000" w:themeColor="text1"/>
          <w:sz w:val="24"/>
          <w:szCs w:val="24"/>
          <w:lang w:val="de-DE"/>
        </w:rPr>
        <w:t xml:space="preserve"> Study of the </w:t>
      </w:r>
      <w:proofErr w:type="spellStart"/>
      <w:r w:rsidRPr="000E767E">
        <w:rPr>
          <w:rFonts w:asciiTheme="minorHAnsi" w:hAnsiTheme="minorHAnsi"/>
          <w:color w:val="000000" w:themeColor="text1"/>
          <w:sz w:val="24"/>
          <w:szCs w:val="24"/>
          <w:lang w:val="de-DE"/>
        </w:rPr>
        <w:t>Rhetoric</w:t>
      </w:r>
      <w:proofErr w:type="spellEnd"/>
      <w:r w:rsidRPr="000E767E">
        <w:rPr>
          <w:rFonts w:asciiTheme="minorHAnsi" w:hAnsiTheme="minorHAnsi"/>
          <w:color w:val="000000" w:themeColor="text1"/>
          <w:sz w:val="24"/>
          <w:szCs w:val="24"/>
          <w:lang w:val="de-DE"/>
        </w:rPr>
        <w:t xml:space="preserve"> in </w:t>
      </w:r>
      <w:proofErr w:type="spellStart"/>
      <w:r w:rsidRPr="000E767E">
        <w:rPr>
          <w:rFonts w:asciiTheme="minorHAnsi" w:hAnsiTheme="minorHAnsi"/>
          <w:color w:val="000000" w:themeColor="text1"/>
          <w:sz w:val="24"/>
          <w:szCs w:val="24"/>
          <w:lang w:val="de-DE"/>
        </w:rPr>
        <w:t>Two</w:t>
      </w:r>
      <w:proofErr w:type="spellEnd"/>
      <w:r w:rsidRPr="000E767E">
        <w:rPr>
          <w:rFonts w:asciiTheme="minorHAnsi" w:hAnsiTheme="minorHAnsi"/>
          <w:color w:val="000000" w:themeColor="text1"/>
          <w:sz w:val="24"/>
          <w:szCs w:val="24"/>
          <w:lang w:val="de-DE"/>
        </w:rPr>
        <w:t xml:space="preserve"> Traditional Poems </w:t>
      </w:r>
      <w:proofErr w:type="spellStart"/>
      <w:r w:rsidRPr="000E767E">
        <w:rPr>
          <w:rFonts w:asciiTheme="minorHAnsi" w:hAnsiTheme="minorHAnsi"/>
          <w:color w:val="000000" w:themeColor="text1"/>
          <w:sz w:val="24"/>
          <w:szCs w:val="24"/>
          <w:lang w:val="de-DE"/>
        </w:rPr>
        <w:t>by</w:t>
      </w:r>
      <w:proofErr w:type="spellEnd"/>
      <w:r w:rsidRPr="000E767E">
        <w:rPr>
          <w:rFonts w:asciiTheme="minorHAnsi" w:hAnsiTheme="minorHAnsi"/>
          <w:color w:val="000000" w:themeColor="text1"/>
          <w:sz w:val="24"/>
          <w:szCs w:val="24"/>
          <w:lang w:val="de-DE"/>
        </w:rPr>
        <w:t xml:space="preserve"> </w:t>
      </w:r>
      <w:proofErr w:type="spellStart"/>
      <w:r w:rsidRPr="000E767E">
        <w:rPr>
          <w:rFonts w:asciiTheme="minorHAnsi" w:hAnsiTheme="minorHAnsi"/>
          <w:color w:val="000000" w:themeColor="text1"/>
          <w:sz w:val="24"/>
          <w:szCs w:val="24"/>
          <w:lang w:val="de-DE"/>
        </w:rPr>
        <w:t>Alqama</w:t>
      </w:r>
      <w:proofErr w:type="spellEnd"/>
      <w:r w:rsidRPr="000E767E">
        <w:rPr>
          <w:rFonts w:asciiTheme="minorHAnsi" w:hAnsiTheme="minorHAnsi"/>
          <w:color w:val="000000" w:themeColor="text1"/>
          <w:sz w:val="24"/>
          <w:szCs w:val="24"/>
          <w:lang w:val="de-DE"/>
        </w:rPr>
        <w:t xml:space="preserve"> l-Fahl and </w:t>
      </w:r>
      <w:proofErr w:type="spellStart"/>
      <w:r w:rsidRPr="000E767E">
        <w:rPr>
          <w:rFonts w:asciiTheme="minorHAnsi" w:hAnsiTheme="minorHAnsi"/>
          <w:color w:val="000000" w:themeColor="text1"/>
          <w:sz w:val="24"/>
          <w:szCs w:val="24"/>
          <w:lang w:val="de-DE"/>
        </w:rPr>
        <w:t>Bashshar</w:t>
      </w:r>
      <w:proofErr w:type="spellEnd"/>
      <w:r w:rsidRPr="000E767E">
        <w:rPr>
          <w:rFonts w:asciiTheme="minorHAnsi" w:hAnsiTheme="minorHAnsi"/>
          <w:color w:val="000000" w:themeColor="text1"/>
          <w:sz w:val="24"/>
          <w:szCs w:val="24"/>
          <w:lang w:val="de-DE"/>
        </w:rPr>
        <w:t xml:space="preserve"> b. </w:t>
      </w:r>
      <w:proofErr w:type="spellStart"/>
      <w:r w:rsidRPr="000E767E">
        <w:rPr>
          <w:rFonts w:asciiTheme="minorHAnsi" w:hAnsiTheme="minorHAnsi"/>
          <w:color w:val="000000" w:themeColor="text1"/>
          <w:sz w:val="24"/>
          <w:szCs w:val="24"/>
          <w:lang w:val="de-DE"/>
        </w:rPr>
        <w:t>Burd</w:t>
      </w:r>
      <w:proofErr w:type="spellEnd"/>
      <w:r w:rsidRPr="000E767E">
        <w:rPr>
          <w:rFonts w:asciiTheme="minorHAnsi" w:hAnsiTheme="minorHAnsi"/>
          <w:color w:val="000000" w:themeColor="text1"/>
          <w:sz w:val="24"/>
          <w:szCs w:val="24"/>
          <w:lang w:val="de-DE"/>
        </w:rPr>
        <w:t>.</w:t>
      </w:r>
      <w:r w:rsidRPr="000E767E">
        <w:rPr>
          <w:rFonts w:asciiTheme="minorHAnsi" w:hAnsiTheme="minorHAnsi"/>
          <w:color w:val="000000" w:themeColor="text1"/>
          <w:sz w:val="24"/>
          <w:szCs w:val="24"/>
        </w:rPr>
        <w:t xml:space="preserve"> Wiesbaden: </w:t>
      </w:r>
      <w:proofErr w:type="spellStart"/>
      <w:r w:rsidRPr="000E767E">
        <w:rPr>
          <w:rFonts w:asciiTheme="minorHAnsi" w:hAnsiTheme="minorHAnsi"/>
          <w:color w:val="000000" w:themeColor="text1"/>
          <w:sz w:val="24"/>
          <w:szCs w:val="24"/>
        </w:rPr>
        <w:t>Harrassowitz</w:t>
      </w:r>
      <w:proofErr w:type="spellEnd"/>
      <w:r w:rsidRPr="000E767E">
        <w:rPr>
          <w:rFonts w:asciiTheme="minorHAnsi" w:hAnsiTheme="minorHAnsi"/>
          <w:color w:val="000000" w:themeColor="text1"/>
          <w:sz w:val="24"/>
          <w:szCs w:val="24"/>
        </w:rPr>
        <w:t xml:space="preserve"> Verlag, 2015.</w:t>
      </w:r>
    </w:p>
    <w:p w14:paraId="247F9325" w14:textId="77777777" w:rsidR="00820627" w:rsidRPr="00BB5924" w:rsidRDefault="00820627" w:rsidP="00A83D67">
      <w:pPr>
        <w:pStyle w:val="references"/>
        <w:numPr>
          <w:ilvl w:val="0"/>
          <w:numId w:val="11"/>
        </w:numPr>
        <w:ind w:left="630" w:hanging="630"/>
        <w:rPr>
          <w:rFonts w:asciiTheme="minorHAnsi" w:hAnsiTheme="minorHAnsi"/>
          <w:color w:val="000000" w:themeColor="text1"/>
          <w:sz w:val="24"/>
          <w:szCs w:val="24"/>
        </w:rPr>
      </w:pPr>
      <w:proofErr w:type="gramStart"/>
      <w:r w:rsidRPr="00820627">
        <w:rPr>
          <w:rFonts w:asciiTheme="minorHAnsi" w:hAnsiTheme="minorHAnsi"/>
          <w:color w:val="000000" w:themeColor="text1"/>
          <w:sz w:val="24"/>
          <w:szCs w:val="24"/>
        </w:rPr>
        <w:t>G.</w:t>
      </w:r>
      <w:r w:rsidRPr="00BB5924">
        <w:rPr>
          <w:rFonts w:asciiTheme="minorHAnsi" w:hAnsiTheme="minorHAnsi"/>
          <w:color w:val="000000" w:themeColor="text1"/>
          <w:sz w:val="24"/>
          <w:szCs w:val="24"/>
        </w:rPr>
        <w:t>BOHAS</w:t>
      </w:r>
      <w:proofErr w:type="gramEnd"/>
      <w:r w:rsidRPr="00BB5924">
        <w:rPr>
          <w:rFonts w:asciiTheme="minorHAnsi" w:hAnsiTheme="minorHAnsi"/>
          <w:color w:val="000000" w:themeColor="text1"/>
          <w:sz w:val="24"/>
          <w:szCs w:val="24"/>
        </w:rPr>
        <w:t xml:space="preserve"> ,A.SAGUER, et </w:t>
      </w:r>
      <w:proofErr w:type="spellStart"/>
      <w:r w:rsidRPr="00BB5924">
        <w:rPr>
          <w:rFonts w:asciiTheme="minorHAnsi" w:hAnsiTheme="minorHAnsi"/>
          <w:color w:val="000000" w:themeColor="text1"/>
          <w:sz w:val="24"/>
          <w:szCs w:val="24"/>
        </w:rPr>
        <w:t>al.”The</w:t>
      </w:r>
      <w:proofErr w:type="spellEnd"/>
      <w:r w:rsidRPr="00BB5924">
        <w:rPr>
          <w:rFonts w:asciiTheme="minorHAnsi" w:hAnsiTheme="minorHAnsi"/>
          <w:color w:val="000000" w:themeColor="text1"/>
          <w:sz w:val="24"/>
          <w:szCs w:val="24"/>
        </w:rPr>
        <w:t xml:space="preserve"> explanation of homonymy in the lexicon of Arabic”</w:t>
      </w:r>
      <w:r w:rsidRPr="00BB5924">
        <w:rPr>
          <w:rFonts w:asciiTheme="minorHAnsi" w:hAnsiTheme="minorHAnsi" w:cs="SourceSansPro-Regular"/>
          <w:color w:val="000000" w:themeColor="text1"/>
          <w:sz w:val="24"/>
          <w:szCs w:val="24"/>
        </w:rPr>
        <w:t xml:space="preserve"> Retrieved on: 20 October 2016.</w:t>
      </w:r>
    </w:p>
    <w:p w14:paraId="247F9326" w14:textId="77777777" w:rsidR="007F6A9B" w:rsidRPr="007F6A9B" w:rsidRDefault="0028022E" w:rsidP="00EA3730">
      <w:pPr>
        <w:pStyle w:val="references"/>
        <w:numPr>
          <w:ilvl w:val="0"/>
          <w:numId w:val="11"/>
        </w:numPr>
        <w:jc w:val="left"/>
        <w:rPr>
          <w:rStyle w:val="Hyperlink"/>
          <w:rFonts w:asciiTheme="minorHAnsi" w:hAnsiTheme="minorHAnsi"/>
          <w:color w:val="000000" w:themeColor="text1"/>
          <w:sz w:val="24"/>
          <w:szCs w:val="24"/>
          <w:u w:val="none"/>
        </w:rPr>
      </w:pPr>
      <w:hyperlink r:id="rId18" w:history="1">
        <w:r w:rsidR="007F6A9B" w:rsidRPr="00056231">
          <w:rPr>
            <w:rStyle w:val="Hyperlink"/>
            <w:rFonts w:asciiTheme="minorHAnsi" w:hAnsiTheme="minorHAnsi"/>
            <w:sz w:val="24"/>
            <w:szCs w:val="24"/>
          </w:rPr>
          <w:t>https://en.wikipedia.org/wiki/Text_mining</w:t>
        </w:r>
      </w:hyperlink>
    </w:p>
    <w:p w14:paraId="247F9327" w14:textId="77777777" w:rsidR="00BB5924" w:rsidRDefault="00BB5924" w:rsidP="00EA3730">
      <w:pPr>
        <w:pStyle w:val="references"/>
        <w:numPr>
          <w:ilvl w:val="0"/>
          <w:numId w:val="11"/>
        </w:numPr>
        <w:jc w:val="left"/>
        <w:rPr>
          <w:rFonts w:asciiTheme="minorHAnsi" w:hAnsiTheme="minorHAnsi"/>
          <w:color w:val="000000" w:themeColor="text1"/>
          <w:sz w:val="24"/>
          <w:szCs w:val="24"/>
        </w:rPr>
      </w:pPr>
      <w:r w:rsidRPr="00BB5924">
        <w:rPr>
          <w:rFonts w:asciiTheme="minorHAnsi" w:hAnsiTheme="minorHAnsi"/>
          <w:color w:val="000000" w:themeColor="text1"/>
          <w:sz w:val="24"/>
          <w:szCs w:val="24"/>
        </w:rPr>
        <w:t>Ah-</w:t>
      </w:r>
      <w:proofErr w:type="spellStart"/>
      <w:r w:rsidRPr="00BB5924">
        <w:rPr>
          <w:rFonts w:asciiTheme="minorHAnsi" w:hAnsiTheme="minorHAnsi"/>
          <w:color w:val="000000" w:themeColor="text1"/>
          <w:sz w:val="24"/>
          <w:szCs w:val="24"/>
        </w:rPr>
        <w:t>Hwee</w:t>
      </w:r>
      <w:proofErr w:type="spellEnd"/>
      <w:r w:rsidRPr="00BB5924">
        <w:rPr>
          <w:rFonts w:asciiTheme="minorHAnsi" w:hAnsiTheme="minorHAnsi"/>
          <w:color w:val="000000" w:themeColor="text1"/>
          <w:sz w:val="24"/>
          <w:szCs w:val="24"/>
        </w:rPr>
        <w:t xml:space="preserve"> </w:t>
      </w:r>
      <w:proofErr w:type="spellStart"/>
      <w:proofErr w:type="gramStart"/>
      <w:r w:rsidRPr="00BB5924">
        <w:rPr>
          <w:rFonts w:asciiTheme="minorHAnsi" w:hAnsiTheme="minorHAnsi"/>
          <w:color w:val="000000" w:themeColor="text1"/>
          <w:sz w:val="24"/>
          <w:szCs w:val="24"/>
        </w:rPr>
        <w:t>Tan,et</w:t>
      </w:r>
      <w:proofErr w:type="spellEnd"/>
      <w:r w:rsidRPr="00BB5924">
        <w:rPr>
          <w:rFonts w:asciiTheme="minorHAnsi" w:hAnsiTheme="minorHAnsi"/>
          <w:color w:val="000000" w:themeColor="text1"/>
          <w:sz w:val="24"/>
          <w:szCs w:val="24"/>
        </w:rPr>
        <w:t xml:space="preserve"> al.</w:t>
      </w:r>
      <w:proofErr w:type="gramEnd"/>
      <w:r w:rsidRPr="00BB5924">
        <w:rPr>
          <w:rFonts w:asciiTheme="minorHAnsi" w:hAnsiTheme="minorHAnsi"/>
          <w:color w:val="000000" w:themeColor="text1"/>
          <w:sz w:val="24"/>
          <w:szCs w:val="24"/>
        </w:rPr>
        <w:t>” Text Mining: The state of the art and the challenges”</w:t>
      </w:r>
      <w:r w:rsidR="007F6A9B">
        <w:rPr>
          <w:rFonts w:asciiTheme="minorHAnsi" w:hAnsiTheme="minorHAnsi"/>
          <w:color w:val="000000" w:themeColor="text1"/>
          <w:sz w:val="24"/>
          <w:szCs w:val="24"/>
        </w:rPr>
        <w:t>.</w:t>
      </w:r>
    </w:p>
    <w:p w14:paraId="247F9328" w14:textId="77777777" w:rsidR="007F6A9B" w:rsidRDefault="0028022E" w:rsidP="007F6A9B">
      <w:pPr>
        <w:pStyle w:val="references"/>
        <w:numPr>
          <w:ilvl w:val="0"/>
          <w:numId w:val="11"/>
        </w:numPr>
        <w:jc w:val="left"/>
        <w:rPr>
          <w:rFonts w:asciiTheme="minorHAnsi" w:hAnsiTheme="minorHAnsi"/>
          <w:color w:val="000000" w:themeColor="text1"/>
          <w:sz w:val="24"/>
          <w:szCs w:val="24"/>
        </w:rPr>
      </w:pPr>
      <w:hyperlink r:id="rId19" w:history="1">
        <w:r w:rsidR="007F6A9B" w:rsidRPr="00056231">
          <w:rPr>
            <w:rStyle w:val="Hyperlink"/>
            <w:rFonts w:asciiTheme="minorHAnsi" w:hAnsiTheme="minorHAnsi"/>
            <w:sz w:val="24"/>
            <w:szCs w:val="24"/>
          </w:rPr>
          <w:t>https://en.wikipedia.org/wiki/List_of_text_mining_software</w:t>
        </w:r>
      </w:hyperlink>
    </w:p>
    <w:p w14:paraId="247F9329" w14:textId="77777777" w:rsidR="007F6A9B" w:rsidRPr="00BB5924" w:rsidRDefault="007F6A9B" w:rsidP="007F6A9B">
      <w:pPr>
        <w:pStyle w:val="references"/>
        <w:numPr>
          <w:ilvl w:val="0"/>
          <w:numId w:val="0"/>
        </w:numPr>
        <w:ind w:left="360"/>
        <w:jc w:val="left"/>
        <w:rPr>
          <w:rFonts w:asciiTheme="minorHAnsi" w:hAnsiTheme="minorHAnsi"/>
          <w:color w:val="000000" w:themeColor="text1"/>
          <w:sz w:val="24"/>
          <w:szCs w:val="24"/>
        </w:rPr>
      </w:pPr>
    </w:p>
    <w:p w14:paraId="247F932A" w14:textId="77777777" w:rsidR="001F7B48" w:rsidRPr="00BE318D" w:rsidRDefault="001F7B48" w:rsidP="003276CF">
      <w:pPr>
        <w:tabs>
          <w:tab w:val="left" w:pos="1170"/>
        </w:tabs>
        <w:rPr>
          <w:sz w:val="24"/>
          <w:szCs w:val="24"/>
          <w:lang w:bidi="he-IL"/>
        </w:rPr>
      </w:pPr>
    </w:p>
    <w:sectPr w:rsidR="001F7B48" w:rsidRPr="00BE318D">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צבי קופליק" w:date="2017-12-03T15:33:00Z" w:initials="TK">
    <w:p w14:paraId="247F9330" w14:textId="77777777" w:rsidR="005D36BF" w:rsidRDefault="005D36BF">
      <w:pPr>
        <w:pStyle w:val="CommentText"/>
      </w:pPr>
      <w:r>
        <w:rPr>
          <w:rStyle w:val="CommentReference"/>
        </w:rPr>
        <w:annotationRef/>
      </w:r>
      <w:r>
        <w:t>Here you need to provide explanation about text mining – some information about it – what text mining is, what tools are used</w:t>
      </w:r>
      <w:r w:rsidR="005F2D33">
        <w:t xml:space="preserve"> </w:t>
      </w:r>
      <w:r>
        <w:t>the tools and techniques</w:t>
      </w:r>
    </w:p>
  </w:comment>
  <w:comment w:id="2" w:author="צבי קופליק" w:date="2017-12-01T16:35:00Z" w:initials="TK">
    <w:p w14:paraId="247F9331" w14:textId="77777777" w:rsidR="005D36BF" w:rsidRDefault="005D36BF">
      <w:pPr>
        <w:pStyle w:val="CommentText"/>
      </w:pPr>
      <w:r>
        <w:rPr>
          <w:rStyle w:val="CommentReference"/>
        </w:rPr>
        <w:annotationRef/>
      </w:r>
      <w:r>
        <w:t>Again, something about it – if you are using tools/techniques from text mining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47F9330" w15:done="0"/>
  <w15:commentEx w15:paraId="247F933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47F9330" w16cid:durableId="1DD7FAC4"/>
  <w16cid:commentId w16cid:paraId="247F9331" w16cid:durableId="1DD7FA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F8B40" w14:textId="77777777" w:rsidR="0028022E" w:rsidRDefault="0028022E" w:rsidP="00133331">
      <w:pPr>
        <w:spacing w:after="0" w:line="240" w:lineRule="auto"/>
      </w:pPr>
      <w:r>
        <w:separator/>
      </w:r>
    </w:p>
  </w:endnote>
  <w:endnote w:type="continuationSeparator" w:id="0">
    <w:p w14:paraId="0551A8DA" w14:textId="77777777" w:rsidR="0028022E" w:rsidRDefault="0028022E" w:rsidP="001333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Jaghbub">
    <w:altName w:val="MS Mincho"/>
    <w:panose1 w:val="00000000000000000000"/>
    <w:charset w:val="80"/>
    <w:family w:val="auto"/>
    <w:notTrueType/>
    <w:pitch w:val="default"/>
    <w:sig w:usb0="00000000" w:usb1="08070000" w:usb2="00000010" w:usb3="00000000" w:csb0="00020000" w:csb1="00000000"/>
  </w:font>
  <w:font w:name="Jaghbub,Italic">
    <w:altName w:val="MS Mincho"/>
    <w:panose1 w:val="00000000000000000000"/>
    <w:charset w:val="80"/>
    <w:family w:val="auto"/>
    <w:notTrueType/>
    <w:pitch w:val="default"/>
    <w:sig w:usb0="00000000" w:usb1="08070000" w:usb2="00000010" w:usb3="00000000" w:csb0="00020000" w:csb1="00000000"/>
  </w:font>
  <w:font w:name="SourceSansPro-Regular">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9722489"/>
      <w:docPartObj>
        <w:docPartGallery w:val="Page Numbers (Bottom of Page)"/>
        <w:docPartUnique/>
      </w:docPartObj>
    </w:sdtPr>
    <w:sdtEndPr/>
    <w:sdtContent>
      <w:p w14:paraId="247F9336" w14:textId="436987FD" w:rsidR="0081227F" w:rsidRDefault="0081227F">
        <w:pPr>
          <w:pStyle w:val="Footer"/>
          <w:rPr>
            <w:rtl/>
            <w:cs/>
          </w:rPr>
        </w:pPr>
        <w:r>
          <w:fldChar w:fldCharType="begin"/>
        </w:r>
        <w:r>
          <w:rPr>
            <w:rtl/>
            <w:cs/>
          </w:rPr>
          <w:instrText>PAGE   \* MERGEFORMAT</w:instrText>
        </w:r>
        <w:r>
          <w:fldChar w:fldCharType="separate"/>
        </w:r>
        <w:r w:rsidR="004825D2" w:rsidRPr="004825D2">
          <w:rPr>
            <w:rFonts w:cs="Calibri"/>
            <w:noProof/>
            <w:lang w:val="he-IL" w:bidi="he-IL"/>
          </w:rPr>
          <w:t>3</w:t>
        </w:r>
        <w:r>
          <w:fldChar w:fldCharType="end"/>
        </w:r>
      </w:p>
    </w:sdtContent>
  </w:sdt>
  <w:p w14:paraId="247F9337" w14:textId="77777777" w:rsidR="0081227F" w:rsidRDefault="008122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4BEDC" w14:textId="77777777" w:rsidR="0028022E" w:rsidRDefault="0028022E" w:rsidP="00133331">
      <w:pPr>
        <w:spacing w:after="0" w:line="240" w:lineRule="auto"/>
      </w:pPr>
      <w:r>
        <w:separator/>
      </w:r>
    </w:p>
  </w:footnote>
  <w:footnote w:type="continuationSeparator" w:id="0">
    <w:p w14:paraId="6CF379AB" w14:textId="77777777" w:rsidR="0028022E" w:rsidRDefault="0028022E" w:rsidP="001333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C6CA674"/>
    <w:lvl w:ilvl="0">
      <w:start w:val="1"/>
      <w:numFmt w:val="upperRoman"/>
      <w:pStyle w:val="Heading1"/>
      <w:suff w:val="space"/>
      <w:lvlText w:val="%1."/>
      <w:lvlJc w:val="center"/>
      <w:pPr>
        <w:tabs>
          <w:tab w:val="num" w:pos="0"/>
        </w:tabs>
        <w:ind w:left="0" w:firstLine="216"/>
      </w:pPr>
      <w:rPr>
        <w:rFonts w:cs="Times New Roman"/>
        <w:i w:val="0"/>
        <w:iCs w:val="0"/>
      </w:rPr>
    </w:lvl>
    <w:lvl w:ilvl="1">
      <w:start w:val="1"/>
      <w:numFmt w:val="lowerRoman"/>
      <w:lvlText w:val="%2."/>
      <w:lvlJc w:val="right"/>
      <w:pPr>
        <w:tabs>
          <w:tab w:val="num" w:pos="227"/>
        </w:tabs>
        <w:ind w:left="288" w:hanging="288"/>
      </w:pPr>
    </w:lvl>
    <w:lvl w:ilvl="2">
      <w:start w:val="1"/>
      <w:numFmt w:val="decimal"/>
      <w:pStyle w:val="Heading3"/>
      <w:lvlText w:val="%3)"/>
      <w:lvlJc w:val="left"/>
      <w:pPr>
        <w:tabs>
          <w:tab w:val="num" w:pos="425"/>
        </w:tabs>
        <w:ind w:left="0" w:firstLine="180"/>
      </w:pPr>
      <w:rPr>
        <w:rFonts w:cs="Times New Roman"/>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4"/>
    <w:multiLevelType w:val="singleLevel"/>
    <w:tmpl w:val="00000004"/>
    <w:name w:val="WW8Num4"/>
    <w:lvl w:ilvl="0">
      <w:start w:val="1"/>
      <w:numFmt w:val="decimal"/>
      <w:pStyle w:val="references"/>
      <w:lvlText w:val="[%1]"/>
      <w:lvlJc w:val="left"/>
      <w:pPr>
        <w:tabs>
          <w:tab w:val="num" w:pos="360"/>
        </w:tabs>
        <w:ind w:left="360" w:hanging="360"/>
      </w:pPr>
      <w:rPr>
        <w:rFonts w:cs="Times New Roman"/>
      </w:rPr>
    </w:lvl>
  </w:abstractNum>
  <w:abstractNum w:abstractNumId="2" w15:restartNumberingAfterBreak="0">
    <w:nsid w:val="00000005"/>
    <w:multiLevelType w:val="singleLevel"/>
    <w:tmpl w:val="00000005"/>
    <w:name w:val="WW8Num5"/>
    <w:lvl w:ilvl="0">
      <w:start w:val="1"/>
      <w:numFmt w:val="upperRoman"/>
      <w:pStyle w:val="tablehead"/>
      <w:suff w:val="space"/>
      <w:lvlText w:val="TABLE %1. "/>
      <w:lvlJc w:val="left"/>
      <w:pPr>
        <w:tabs>
          <w:tab w:val="num" w:pos="0"/>
        </w:tabs>
        <w:ind w:left="0" w:firstLine="0"/>
      </w:pPr>
      <w:rPr>
        <w:rFonts w:ascii="Times New Roman" w:hAnsi="Times New Roman" w:cs="Times New Roman"/>
        <w:caps w:val="0"/>
        <w:smallCaps w:val="0"/>
        <w:strike w:val="0"/>
        <w:dstrike w:val="0"/>
        <w:outline w:val="0"/>
        <w:shadow w:val="0"/>
        <w:vanish w:val="0"/>
        <w:color w:val="auto"/>
        <w:position w:val="0"/>
        <w:sz w:val="20"/>
        <w:szCs w:val="20"/>
        <w:vertAlign w:val="baseline"/>
      </w:rPr>
    </w:lvl>
  </w:abstractNum>
  <w:abstractNum w:abstractNumId="3" w15:restartNumberingAfterBreak="0">
    <w:nsid w:val="06966067"/>
    <w:multiLevelType w:val="hybridMultilevel"/>
    <w:tmpl w:val="7A7EBBC6"/>
    <w:lvl w:ilvl="0" w:tplc="8642FB12">
      <w:start w:val="1"/>
      <w:numFmt w:val="bullet"/>
      <w:lvlText w:val="-"/>
      <w:lvlJc w:val="left"/>
      <w:pPr>
        <w:ind w:left="590" w:hanging="360"/>
      </w:pPr>
      <w:rPr>
        <w:rFonts w:ascii="Calibri" w:eastAsiaTheme="minorHAnsi" w:hAnsi="Calibri" w:cstheme="minorBidi"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4" w15:restartNumberingAfterBreak="0">
    <w:nsid w:val="0B810D0B"/>
    <w:multiLevelType w:val="hybridMultilevel"/>
    <w:tmpl w:val="199A96AA"/>
    <w:lvl w:ilvl="0" w:tplc="7F5A3DDA">
      <w:start w:val="1"/>
      <w:numFmt w:val="decimal"/>
      <w:lvlText w:val="%1."/>
      <w:lvlJc w:val="left"/>
      <w:pPr>
        <w:ind w:left="1080" w:hanging="360"/>
      </w:pPr>
      <w:rPr>
        <w:i w:val="0"/>
        <w:iCs w:val="0"/>
        <w:sz w:val="22"/>
        <w:szCs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BE06BD"/>
    <w:multiLevelType w:val="hybridMultilevel"/>
    <w:tmpl w:val="53A2D428"/>
    <w:lvl w:ilvl="0" w:tplc="0409000F">
      <w:start w:val="1"/>
      <w:numFmt w:val="decimal"/>
      <w:lvlText w:val="%1."/>
      <w:lvlJc w:val="left"/>
      <w:pPr>
        <w:ind w:left="590" w:hanging="360"/>
      </w:pPr>
      <w:rPr>
        <w:rFonts w:hint="default"/>
      </w:rPr>
    </w:lvl>
    <w:lvl w:ilvl="1" w:tplc="04090003" w:tentative="1">
      <w:start w:val="1"/>
      <w:numFmt w:val="bullet"/>
      <w:lvlText w:val="o"/>
      <w:lvlJc w:val="left"/>
      <w:pPr>
        <w:ind w:left="1310" w:hanging="360"/>
      </w:pPr>
      <w:rPr>
        <w:rFonts w:ascii="Courier New" w:hAnsi="Courier New" w:cs="Courier New" w:hint="default"/>
      </w:rPr>
    </w:lvl>
    <w:lvl w:ilvl="2" w:tplc="04090005" w:tentative="1">
      <w:start w:val="1"/>
      <w:numFmt w:val="bullet"/>
      <w:lvlText w:val=""/>
      <w:lvlJc w:val="left"/>
      <w:pPr>
        <w:ind w:left="2030" w:hanging="360"/>
      </w:pPr>
      <w:rPr>
        <w:rFonts w:ascii="Wingdings" w:hAnsi="Wingdings" w:hint="default"/>
      </w:rPr>
    </w:lvl>
    <w:lvl w:ilvl="3" w:tplc="04090001" w:tentative="1">
      <w:start w:val="1"/>
      <w:numFmt w:val="bullet"/>
      <w:lvlText w:val=""/>
      <w:lvlJc w:val="left"/>
      <w:pPr>
        <w:ind w:left="2750" w:hanging="360"/>
      </w:pPr>
      <w:rPr>
        <w:rFonts w:ascii="Symbol" w:hAnsi="Symbol" w:hint="default"/>
      </w:rPr>
    </w:lvl>
    <w:lvl w:ilvl="4" w:tplc="04090003" w:tentative="1">
      <w:start w:val="1"/>
      <w:numFmt w:val="bullet"/>
      <w:lvlText w:val="o"/>
      <w:lvlJc w:val="left"/>
      <w:pPr>
        <w:ind w:left="3470" w:hanging="360"/>
      </w:pPr>
      <w:rPr>
        <w:rFonts w:ascii="Courier New" w:hAnsi="Courier New" w:cs="Courier New" w:hint="default"/>
      </w:rPr>
    </w:lvl>
    <w:lvl w:ilvl="5" w:tplc="04090005" w:tentative="1">
      <w:start w:val="1"/>
      <w:numFmt w:val="bullet"/>
      <w:lvlText w:val=""/>
      <w:lvlJc w:val="left"/>
      <w:pPr>
        <w:ind w:left="4190" w:hanging="360"/>
      </w:pPr>
      <w:rPr>
        <w:rFonts w:ascii="Wingdings" w:hAnsi="Wingdings" w:hint="default"/>
      </w:rPr>
    </w:lvl>
    <w:lvl w:ilvl="6" w:tplc="04090001" w:tentative="1">
      <w:start w:val="1"/>
      <w:numFmt w:val="bullet"/>
      <w:lvlText w:val=""/>
      <w:lvlJc w:val="left"/>
      <w:pPr>
        <w:ind w:left="4910" w:hanging="360"/>
      </w:pPr>
      <w:rPr>
        <w:rFonts w:ascii="Symbol" w:hAnsi="Symbol" w:hint="default"/>
      </w:rPr>
    </w:lvl>
    <w:lvl w:ilvl="7" w:tplc="04090003" w:tentative="1">
      <w:start w:val="1"/>
      <w:numFmt w:val="bullet"/>
      <w:lvlText w:val="o"/>
      <w:lvlJc w:val="left"/>
      <w:pPr>
        <w:ind w:left="5630" w:hanging="360"/>
      </w:pPr>
      <w:rPr>
        <w:rFonts w:ascii="Courier New" w:hAnsi="Courier New" w:cs="Courier New" w:hint="default"/>
      </w:rPr>
    </w:lvl>
    <w:lvl w:ilvl="8" w:tplc="04090005" w:tentative="1">
      <w:start w:val="1"/>
      <w:numFmt w:val="bullet"/>
      <w:lvlText w:val=""/>
      <w:lvlJc w:val="left"/>
      <w:pPr>
        <w:ind w:left="6350" w:hanging="360"/>
      </w:pPr>
      <w:rPr>
        <w:rFonts w:ascii="Wingdings" w:hAnsi="Wingdings" w:hint="default"/>
      </w:rPr>
    </w:lvl>
  </w:abstractNum>
  <w:abstractNum w:abstractNumId="6" w15:restartNumberingAfterBreak="0">
    <w:nsid w:val="266F1D4B"/>
    <w:multiLevelType w:val="hybridMultilevel"/>
    <w:tmpl w:val="D4FC6F90"/>
    <w:lvl w:ilvl="0" w:tplc="5510CBD8">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6E25E6"/>
    <w:multiLevelType w:val="hybridMultilevel"/>
    <w:tmpl w:val="41083F86"/>
    <w:lvl w:ilvl="0" w:tplc="D8FA83DE">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BB667B"/>
    <w:multiLevelType w:val="hybridMultilevel"/>
    <w:tmpl w:val="199A96AA"/>
    <w:lvl w:ilvl="0" w:tplc="7F5A3DDA">
      <w:start w:val="1"/>
      <w:numFmt w:val="decimal"/>
      <w:lvlText w:val="%1."/>
      <w:lvlJc w:val="left"/>
      <w:pPr>
        <w:ind w:left="1080" w:hanging="360"/>
      </w:pPr>
      <w:rPr>
        <w:i w:val="0"/>
        <w:iCs w:val="0"/>
        <w:sz w:val="22"/>
        <w:szCs w:val="22"/>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4710F63"/>
    <w:multiLevelType w:val="hybridMultilevel"/>
    <w:tmpl w:val="0E3EAF1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60CB233E"/>
    <w:multiLevelType w:val="hybridMultilevel"/>
    <w:tmpl w:val="3E3C0FC4"/>
    <w:lvl w:ilvl="0" w:tplc="9146C1E4">
      <w:start w:val="2"/>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3D5D32"/>
    <w:multiLevelType w:val="hybridMultilevel"/>
    <w:tmpl w:val="FD74FF16"/>
    <w:lvl w:ilvl="0" w:tplc="9146C1E4">
      <w:start w:val="2"/>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D13AD7"/>
    <w:multiLevelType w:val="hybridMultilevel"/>
    <w:tmpl w:val="23524E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E52B1A"/>
    <w:multiLevelType w:val="hybridMultilevel"/>
    <w:tmpl w:val="5ED48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0"/>
  </w:num>
  <w:num w:numId="3">
    <w:abstractNumId w:val="10"/>
  </w:num>
  <w:num w:numId="4">
    <w:abstractNumId w:val="11"/>
  </w:num>
  <w:num w:numId="5">
    <w:abstractNumId w:val="0"/>
  </w:num>
  <w:num w:numId="6">
    <w:abstractNumId w:val="1"/>
  </w:num>
  <w:num w:numId="7">
    <w:abstractNumId w:val="9"/>
  </w:num>
  <w:num w:numId="8">
    <w:abstractNumId w:val="9"/>
  </w:num>
  <w:num w:numId="9">
    <w:abstractNumId w:val="4"/>
  </w:num>
  <w:num w:numId="10">
    <w:abstractNumId w:val="8"/>
  </w:num>
  <w:num w:numId="11">
    <w:abstractNumId w:val="6"/>
  </w:num>
  <w:num w:numId="12">
    <w:abstractNumId w:val="7"/>
  </w:num>
  <w:num w:numId="13">
    <w:abstractNumId w:val="13"/>
  </w:num>
  <w:num w:numId="14">
    <w:abstractNumId w:val="2"/>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num>
  <w:num w:numId="17">
    <w:abstractNumId w:val="3"/>
  </w:num>
  <w:num w:numId="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צבי קופליק">
    <w15:presenceInfo w15:providerId="None" w15:userId="צבי קופליק"/>
  </w15:person>
  <w15:person w15:author="צבי קופליק">
    <w15:presenceInfo w15:providerId="Windows Live" w15:userId="206a798caf1d32b9"/>
  </w15:person>
  <w15:person w15:author="Tsvi">
    <w15:presenceInfo w15:providerId="None" w15:userId="Tsv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1C77"/>
    <w:rsid w:val="0000024B"/>
    <w:rsid w:val="00000421"/>
    <w:rsid w:val="00042A1D"/>
    <w:rsid w:val="0007704B"/>
    <w:rsid w:val="00081C07"/>
    <w:rsid w:val="0008232D"/>
    <w:rsid w:val="00090D2F"/>
    <w:rsid w:val="000A0616"/>
    <w:rsid w:val="000B3A1F"/>
    <w:rsid w:val="000C0FF7"/>
    <w:rsid w:val="000C149F"/>
    <w:rsid w:val="000E767E"/>
    <w:rsid w:val="000F092A"/>
    <w:rsid w:val="000F3403"/>
    <w:rsid w:val="000F349B"/>
    <w:rsid w:val="00133331"/>
    <w:rsid w:val="00170D42"/>
    <w:rsid w:val="001726E7"/>
    <w:rsid w:val="00176884"/>
    <w:rsid w:val="00192CA0"/>
    <w:rsid w:val="00196C7F"/>
    <w:rsid w:val="001A0077"/>
    <w:rsid w:val="001A48EE"/>
    <w:rsid w:val="001C77F0"/>
    <w:rsid w:val="001D256A"/>
    <w:rsid w:val="001E4F92"/>
    <w:rsid w:val="001F2285"/>
    <w:rsid w:val="001F78CF"/>
    <w:rsid w:val="001F7B48"/>
    <w:rsid w:val="00230F9C"/>
    <w:rsid w:val="00231492"/>
    <w:rsid w:val="00243043"/>
    <w:rsid w:val="002733D1"/>
    <w:rsid w:val="0028022E"/>
    <w:rsid w:val="00285D5A"/>
    <w:rsid w:val="00290CEC"/>
    <w:rsid w:val="002C28C2"/>
    <w:rsid w:val="002C4EC9"/>
    <w:rsid w:val="002C6042"/>
    <w:rsid w:val="002C7BE6"/>
    <w:rsid w:val="002D275F"/>
    <w:rsid w:val="002F1431"/>
    <w:rsid w:val="002F1E7E"/>
    <w:rsid w:val="002F21E3"/>
    <w:rsid w:val="00312E33"/>
    <w:rsid w:val="003276CF"/>
    <w:rsid w:val="00332CE1"/>
    <w:rsid w:val="003400D1"/>
    <w:rsid w:val="00340E4D"/>
    <w:rsid w:val="0034165D"/>
    <w:rsid w:val="003450A5"/>
    <w:rsid w:val="0036416F"/>
    <w:rsid w:val="00393694"/>
    <w:rsid w:val="00394293"/>
    <w:rsid w:val="00394C76"/>
    <w:rsid w:val="003B4494"/>
    <w:rsid w:val="003B5563"/>
    <w:rsid w:val="003C1365"/>
    <w:rsid w:val="003C4A1F"/>
    <w:rsid w:val="003D6B14"/>
    <w:rsid w:val="004040CC"/>
    <w:rsid w:val="00406A89"/>
    <w:rsid w:val="00411B49"/>
    <w:rsid w:val="00417846"/>
    <w:rsid w:val="00424C38"/>
    <w:rsid w:val="00426CDB"/>
    <w:rsid w:val="00447622"/>
    <w:rsid w:val="004533BB"/>
    <w:rsid w:val="0046242E"/>
    <w:rsid w:val="004825D2"/>
    <w:rsid w:val="0049388A"/>
    <w:rsid w:val="004A2AE6"/>
    <w:rsid w:val="004C0B4B"/>
    <w:rsid w:val="004E3D0C"/>
    <w:rsid w:val="004E64AF"/>
    <w:rsid w:val="004F1272"/>
    <w:rsid w:val="005043FC"/>
    <w:rsid w:val="00505396"/>
    <w:rsid w:val="005126A3"/>
    <w:rsid w:val="005154FA"/>
    <w:rsid w:val="005309B4"/>
    <w:rsid w:val="00533367"/>
    <w:rsid w:val="00541FAC"/>
    <w:rsid w:val="0054374E"/>
    <w:rsid w:val="00547496"/>
    <w:rsid w:val="00555297"/>
    <w:rsid w:val="005572F2"/>
    <w:rsid w:val="00565786"/>
    <w:rsid w:val="00572F22"/>
    <w:rsid w:val="00574AC2"/>
    <w:rsid w:val="005811E6"/>
    <w:rsid w:val="00582433"/>
    <w:rsid w:val="0058261C"/>
    <w:rsid w:val="0058485F"/>
    <w:rsid w:val="005B3490"/>
    <w:rsid w:val="005C07F9"/>
    <w:rsid w:val="005C765F"/>
    <w:rsid w:val="005D344F"/>
    <w:rsid w:val="005D36BF"/>
    <w:rsid w:val="005D5978"/>
    <w:rsid w:val="005E43C2"/>
    <w:rsid w:val="005F17E2"/>
    <w:rsid w:val="005F2D33"/>
    <w:rsid w:val="006328B4"/>
    <w:rsid w:val="00637A1D"/>
    <w:rsid w:val="00655331"/>
    <w:rsid w:val="006703B2"/>
    <w:rsid w:val="006874EE"/>
    <w:rsid w:val="0069402B"/>
    <w:rsid w:val="006B0DC3"/>
    <w:rsid w:val="006C4985"/>
    <w:rsid w:val="006C751B"/>
    <w:rsid w:val="006E063A"/>
    <w:rsid w:val="006E4D16"/>
    <w:rsid w:val="006F530C"/>
    <w:rsid w:val="006F5EEE"/>
    <w:rsid w:val="006F712F"/>
    <w:rsid w:val="00704A1A"/>
    <w:rsid w:val="00706DE2"/>
    <w:rsid w:val="00712C48"/>
    <w:rsid w:val="007172DF"/>
    <w:rsid w:val="00753CC2"/>
    <w:rsid w:val="0075578B"/>
    <w:rsid w:val="0076503E"/>
    <w:rsid w:val="00773682"/>
    <w:rsid w:val="0077539D"/>
    <w:rsid w:val="007B02BC"/>
    <w:rsid w:val="007B116B"/>
    <w:rsid w:val="007B6908"/>
    <w:rsid w:val="007E1F0A"/>
    <w:rsid w:val="007E5682"/>
    <w:rsid w:val="007F2091"/>
    <w:rsid w:val="007F67CA"/>
    <w:rsid w:val="007F6A9B"/>
    <w:rsid w:val="0081227F"/>
    <w:rsid w:val="00820627"/>
    <w:rsid w:val="00831BC1"/>
    <w:rsid w:val="00840CF3"/>
    <w:rsid w:val="008415A2"/>
    <w:rsid w:val="00841B33"/>
    <w:rsid w:val="00841D1D"/>
    <w:rsid w:val="0085297A"/>
    <w:rsid w:val="00854D9C"/>
    <w:rsid w:val="00867012"/>
    <w:rsid w:val="0087448A"/>
    <w:rsid w:val="008778A3"/>
    <w:rsid w:val="00883C38"/>
    <w:rsid w:val="00887DEB"/>
    <w:rsid w:val="0089626F"/>
    <w:rsid w:val="008A024F"/>
    <w:rsid w:val="008A376E"/>
    <w:rsid w:val="008A3E3E"/>
    <w:rsid w:val="008A5BD2"/>
    <w:rsid w:val="008B1D77"/>
    <w:rsid w:val="008B263F"/>
    <w:rsid w:val="008C03CC"/>
    <w:rsid w:val="008F0FF4"/>
    <w:rsid w:val="008F30E1"/>
    <w:rsid w:val="008F512B"/>
    <w:rsid w:val="00902BD9"/>
    <w:rsid w:val="00907164"/>
    <w:rsid w:val="00915224"/>
    <w:rsid w:val="009249E4"/>
    <w:rsid w:val="0092722F"/>
    <w:rsid w:val="00940BE3"/>
    <w:rsid w:val="00941905"/>
    <w:rsid w:val="0095036F"/>
    <w:rsid w:val="0097334F"/>
    <w:rsid w:val="009765C4"/>
    <w:rsid w:val="009827E9"/>
    <w:rsid w:val="00997292"/>
    <w:rsid w:val="009B33BD"/>
    <w:rsid w:val="009C7323"/>
    <w:rsid w:val="009E6936"/>
    <w:rsid w:val="00A10FB0"/>
    <w:rsid w:val="00A443FC"/>
    <w:rsid w:val="00A45AEF"/>
    <w:rsid w:val="00A60E40"/>
    <w:rsid w:val="00A64ABD"/>
    <w:rsid w:val="00A6566D"/>
    <w:rsid w:val="00A65F3A"/>
    <w:rsid w:val="00A804BF"/>
    <w:rsid w:val="00A83D67"/>
    <w:rsid w:val="00A85B00"/>
    <w:rsid w:val="00AA16D0"/>
    <w:rsid w:val="00AA584A"/>
    <w:rsid w:val="00AA6597"/>
    <w:rsid w:val="00AB4CCC"/>
    <w:rsid w:val="00AC6788"/>
    <w:rsid w:val="00AD0593"/>
    <w:rsid w:val="00AD5B68"/>
    <w:rsid w:val="00AE05BC"/>
    <w:rsid w:val="00B22AD5"/>
    <w:rsid w:val="00B2569C"/>
    <w:rsid w:val="00B40211"/>
    <w:rsid w:val="00B43A3B"/>
    <w:rsid w:val="00B61612"/>
    <w:rsid w:val="00B7196C"/>
    <w:rsid w:val="00B85325"/>
    <w:rsid w:val="00B85FDC"/>
    <w:rsid w:val="00B936AC"/>
    <w:rsid w:val="00B95069"/>
    <w:rsid w:val="00BA672B"/>
    <w:rsid w:val="00BA6AED"/>
    <w:rsid w:val="00BB5924"/>
    <w:rsid w:val="00BD1FAF"/>
    <w:rsid w:val="00BD3B2B"/>
    <w:rsid w:val="00BD40FB"/>
    <w:rsid w:val="00BD4BFA"/>
    <w:rsid w:val="00BE136E"/>
    <w:rsid w:val="00BE318D"/>
    <w:rsid w:val="00BE4B9D"/>
    <w:rsid w:val="00BF3C0E"/>
    <w:rsid w:val="00BF6F31"/>
    <w:rsid w:val="00C04093"/>
    <w:rsid w:val="00C04D33"/>
    <w:rsid w:val="00C16BF4"/>
    <w:rsid w:val="00C407B2"/>
    <w:rsid w:val="00C41C77"/>
    <w:rsid w:val="00C4724B"/>
    <w:rsid w:val="00C52D18"/>
    <w:rsid w:val="00C773B4"/>
    <w:rsid w:val="00C85356"/>
    <w:rsid w:val="00C923D8"/>
    <w:rsid w:val="00CA4D3F"/>
    <w:rsid w:val="00CB2FDD"/>
    <w:rsid w:val="00CC1633"/>
    <w:rsid w:val="00CC6B21"/>
    <w:rsid w:val="00CD36CD"/>
    <w:rsid w:val="00CE573C"/>
    <w:rsid w:val="00CF291D"/>
    <w:rsid w:val="00D0351A"/>
    <w:rsid w:val="00D10A78"/>
    <w:rsid w:val="00D22275"/>
    <w:rsid w:val="00D304D3"/>
    <w:rsid w:val="00D366B8"/>
    <w:rsid w:val="00D43EC0"/>
    <w:rsid w:val="00D44CD5"/>
    <w:rsid w:val="00D46904"/>
    <w:rsid w:val="00D55EB8"/>
    <w:rsid w:val="00D62A33"/>
    <w:rsid w:val="00D67A9E"/>
    <w:rsid w:val="00D715E0"/>
    <w:rsid w:val="00D75CE9"/>
    <w:rsid w:val="00D80CC0"/>
    <w:rsid w:val="00D866D9"/>
    <w:rsid w:val="00D8678B"/>
    <w:rsid w:val="00D8728F"/>
    <w:rsid w:val="00D9601B"/>
    <w:rsid w:val="00DD0D3B"/>
    <w:rsid w:val="00DD49DF"/>
    <w:rsid w:val="00DE59CE"/>
    <w:rsid w:val="00DF1B13"/>
    <w:rsid w:val="00DF316C"/>
    <w:rsid w:val="00E04D27"/>
    <w:rsid w:val="00E107F2"/>
    <w:rsid w:val="00E21267"/>
    <w:rsid w:val="00E2145F"/>
    <w:rsid w:val="00E32A6C"/>
    <w:rsid w:val="00E336EA"/>
    <w:rsid w:val="00E419AB"/>
    <w:rsid w:val="00E43840"/>
    <w:rsid w:val="00E54D8F"/>
    <w:rsid w:val="00E5581D"/>
    <w:rsid w:val="00E559C4"/>
    <w:rsid w:val="00E57330"/>
    <w:rsid w:val="00E66DCF"/>
    <w:rsid w:val="00E8414B"/>
    <w:rsid w:val="00E8668A"/>
    <w:rsid w:val="00EA3730"/>
    <w:rsid w:val="00EA71E8"/>
    <w:rsid w:val="00EB4510"/>
    <w:rsid w:val="00EB45E3"/>
    <w:rsid w:val="00ED1C37"/>
    <w:rsid w:val="00EE5613"/>
    <w:rsid w:val="00EF0A0C"/>
    <w:rsid w:val="00EF3B11"/>
    <w:rsid w:val="00EF45AF"/>
    <w:rsid w:val="00EF785D"/>
    <w:rsid w:val="00F020EB"/>
    <w:rsid w:val="00F115A3"/>
    <w:rsid w:val="00F202DA"/>
    <w:rsid w:val="00F56671"/>
    <w:rsid w:val="00F66F17"/>
    <w:rsid w:val="00F76CE2"/>
    <w:rsid w:val="00F81B00"/>
    <w:rsid w:val="00F81BF8"/>
    <w:rsid w:val="00F842C9"/>
    <w:rsid w:val="00F90699"/>
    <w:rsid w:val="00F92C7B"/>
    <w:rsid w:val="00F940E0"/>
    <w:rsid w:val="00FA5B0D"/>
    <w:rsid w:val="00FB3531"/>
    <w:rsid w:val="00FC49AB"/>
    <w:rsid w:val="00FC5E96"/>
    <w:rsid w:val="00FD51C8"/>
    <w:rsid w:val="00FD6AF5"/>
    <w:rsid w:val="00FE381C"/>
    <w:rsid w:val="00FF29F5"/>
    <w:rsid w:val="00FF60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F920C"/>
  <w15:docId w15:val="{A113FA21-EAF3-4CAA-882D-75BA344DC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4FA"/>
  </w:style>
  <w:style w:type="paragraph" w:styleId="Heading1">
    <w:name w:val="heading 1"/>
    <w:basedOn w:val="Normal"/>
    <w:next w:val="BodyText"/>
    <w:link w:val="Heading1Char"/>
    <w:qFormat/>
    <w:rsid w:val="00D67A9E"/>
    <w:pPr>
      <w:keepNext/>
      <w:keepLines/>
      <w:numPr>
        <w:numId w:val="5"/>
      </w:numPr>
      <w:tabs>
        <w:tab w:val="left" w:pos="216"/>
        <w:tab w:val="left" w:pos="283"/>
        <w:tab w:val="left" w:pos="340"/>
        <w:tab w:val="left" w:pos="397"/>
      </w:tabs>
      <w:suppressAutoHyphens/>
      <w:spacing w:before="160" w:after="80" w:line="240" w:lineRule="auto"/>
      <w:jc w:val="center"/>
      <w:outlineLvl w:val="0"/>
    </w:pPr>
    <w:rPr>
      <w:rFonts w:ascii="Times New Roman" w:eastAsia="SimSun" w:hAnsi="Times New Roman" w:cs="Times New Roman"/>
      <w:smallCaps/>
      <w:sz w:val="20"/>
      <w:szCs w:val="20"/>
    </w:rPr>
  </w:style>
  <w:style w:type="paragraph" w:styleId="Heading2">
    <w:name w:val="heading 2"/>
    <w:basedOn w:val="Normal"/>
    <w:next w:val="Normal"/>
    <w:link w:val="Heading2Char"/>
    <w:uiPriority w:val="9"/>
    <w:semiHidden/>
    <w:unhideWhenUsed/>
    <w:qFormat/>
    <w:rsid w:val="0036416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BodyText"/>
    <w:link w:val="Heading3Char"/>
    <w:qFormat/>
    <w:rsid w:val="00D67A9E"/>
    <w:pPr>
      <w:numPr>
        <w:ilvl w:val="2"/>
        <w:numId w:val="5"/>
      </w:numPr>
      <w:tabs>
        <w:tab w:val="left" w:pos="540"/>
      </w:tabs>
      <w:suppressAutoHyphens/>
      <w:spacing w:after="0" w:line="240" w:lineRule="exact"/>
      <w:jc w:val="both"/>
      <w:outlineLvl w:val="2"/>
    </w:pPr>
    <w:rPr>
      <w:rFonts w:ascii="Times New Roman" w:eastAsia="SimSun" w:hAnsi="Times New Roman" w:cs="Times New Roman"/>
      <w:i/>
      <w:iCs/>
      <w:sz w:val="20"/>
      <w:szCs w:val="20"/>
    </w:rPr>
  </w:style>
  <w:style w:type="paragraph" w:styleId="Heading4">
    <w:name w:val="heading 4"/>
    <w:basedOn w:val="Normal"/>
    <w:next w:val="BodyText"/>
    <w:link w:val="Heading4Char"/>
    <w:qFormat/>
    <w:rsid w:val="00D67A9E"/>
    <w:pPr>
      <w:numPr>
        <w:ilvl w:val="3"/>
        <w:numId w:val="5"/>
      </w:numPr>
      <w:tabs>
        <w:tab w:val="left" w:pos="720"/>
      </w:tabs>
      <w:suppressAutoHyphens/>
      <w:spacing w:before="40" w:after="40" w:line="240" w:lineRule="auto"/>
      <w:jc w:val="both"/>
      <w:outlineLvl w:val="3"/>
    </w:pPr>
    <w:rPr>
      <w:rFonts w:ascii="Times New Roman" w:eastAsia="SimSun" w:hAnsi="Times New Roman" w:cs="Times New Roman"/>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horttext">
    <w:name w:val="short_text"/>
    <w:basedOn w:val="DefaultParagraphFont"/>
    <w:rsid w:val="0097334F"/>
  </w:style>
  <w:style w:type="paragraph" w:styleId="ListParagraph">
    <w:name w:val="List Paragraph"/>
    <w:basedOn w:val="Normal"/>
    <w:uiPriority w:val="34"/>
    <w:qFormat/>
    <w:rsid w:val="0097334F"/>
    <w:pPr>
      <w:ind w:left="720"/>
      <w:contextualSpacing/>
    </w:pPr>
  </w:style>
  <w:style w:type="character" w:customStyle="1" w:styleId="Heading1Char">
    <w:name w:val="Heading 1 Char"/>
    <w:basedOn w:val="DefaultParagraphFont"/>
    <w:link w:val="Heading1"/>
    <w:rsid w:val="00D67A9E"/>
    <w:rPr>
      <w:rFonts w:ascii="Times New Roman" w:eastAsia="SimSun" w:hAnsi="Times New Roman" w:cs="Times New Roman"/>
      <w:smallCaps/>
      <w:sz w:val="20"/>
      <w:szCs w:val="20"/>
    </w:rPr>
  </w:style>
  <w:style w:type="character" w:customStyle="1" w:styleId="Heading3Char">
    <w:name w:val="Heading 3 Char"/>
    <w:basedOn w:val="DefaultParagraphFont"/>
    <w:link w:val="Heading3"/>
    <w:rsid w:val="00D67A9E"/>
    <w:rPr>
      <w:rFonts w:ascii="Times New Roman" w:eastAsia="SimSun" w:hAnsi="Times New Roman" w:cs="Times New Roman"/>
      <w:i/>
      <w:iCs/>
      <w:sz w:val="20"/>
      <w:szCs w:val="20"/>
    </w:rPr>
  </w:style>
  <w:style w:type="character" w:customStyle="1" w:styleId="Heading4Char">
    <w:name w:val="Heading 4 Char"/>
    <w:basedOn w:val="DefaultParagraphFont"/>
    <w:link w:val="Heading4"/>
    <w:rsid w:val="00D67A9E"/>
    <w:rPr>
      <w:rFonts w:ascii="Times New Roman" w:eastAsia="SimSun" w:hAnsi="Times New Roman" w:cs="Times New Roman"/>
      <w:i/>
      <w:iCs/>
      <w:sz w:val="20"/>
      <w:szCs w:val="20"/>
    </w:rPr>
  </w:style>
  <w:style w:type="paragraph" w:customStyle="1" w:styleId="references">
    <w:name w:val="references"/>
    <w:rsid w:val="00D67A9E"/>
    <w:pPr>
      <w:numPr>
        <w:numId w:val="6"/>
      </w:numPr>
      <w:suppressAutoHyphens/>
      <w:spacing w:after="50" w:line="180" w:lineRule="atLeast"/>
      <w:jc w:val="both"/>
    </w:pPr>
    <w:rPr>
      <w:rFonts w:ascii="Times New Roman" w:eastAsia="MS Mincho" w:hAnsi="Times New Roman" w:cs="Times New Roman"/>
      <w:sz w:val="18"/>
      <w:szCs w:val="16"/>
    </w:rPr>
  </w:style>
  <w:style w:type="paragraph" w:styleId="BodyText">
    <w:name w:val="Body Text"/>
    <w:basedOn w:val="Normal"/>
    <w:link w:val="BodyTextChar"/>
    <w:uiPriority w:val="99"/>
    <w:unhideWhenUsed/>
    <w:rsid w:val="00D67A9E"/>
    <w:pPr>
      <w:spacing w:after="120"/>
    </w:pPr>
  </w:style>
  <w:style w:type="character" w:customStyle="1" w:styleId="BodyTextChar">
    <w:name w:val="Body Text Char"/>
    <w:basedOn w:val="DefaultParagraphFont"/>
    <w:link w:val="BodyText"/>
    <w:uiPriority w:val="99"/>
    <w:rsid w:val="00D67A9E"/>
  </w:style>
  <w:style w:type="character" w:customStyle="1" w:styleId="ACLTextChar">
    <w:name w:val="ACL Text Char"/>
    <w:link w:val="ACLText"/>
    <w:locked/>
    <w:rsid w:val="00BE318D"/>
    <w:rPr>
      <w:spacing w:val="-2"/>
      <w:kern w:val="16"/>
      <w:lang w:eastAsia="de-DE"/>
    </w:rPr>
  </w:style>
  <w:style w:type="paragraph" w:customStyle="1" w:styleId="ACLFirstLine">
    <w:name w:val="ACL First Line"/>
    <w:basedOn w:val="ACLText"/>
    <w:qFormat/>
    <w:rsid w:val="00BE318D"/>
    <w:pPr>
      <w:ind w:firstLine="230"/>
    </w:pPr>
  </w:style>
  <w:style w:type="paragraph" w:customStyle="1" w:styleId="ACLText">
    <w:name w:val="ACL Text"/>
    <w:basedOn w:val="Normal"/>
    <w:next w:val="ACLFirstLine"/>
    <w:link w:val="ACLTextChar"/>
    <w:qFormat/>
    <w:rsid w:val="00BE318D"/>
    <w:pPr>
      <w:spacing w:after="0" w:line="252" w:lineRule="auto"/>
      <w:jc w:val="both"/>
    </w:pPr>
    <w:rPr>
      <w:spacing w:val="-2"/>
      <w:kern w:val="16"/>
      <w:lang w:eastAsia="de-DE"/>
    </w:rPr>
  </w:style>
  <w:style w:type="paragraph" w:styleId="TOCHeading">
    <w:name w:val="TOC Heading"/>
    <w:basedOn w:val="Heading1"/>
    <w:next w:val="Normal"/>
    <w:uiPriority w:val="39"/>
    <w:unhideWhenUsed/>
    <w:qFormat/>
    <w:rsid w:val="009C7323"/>
    <w:pPr>
      <w:numPr>
        <w:numId w:val="0"/>
      </w:numPr>
      <w:tabs>
        <w:tab w:val="clear" w:pos="216"/>
        <w:tab w:val="clear" w:pos="283"/>
        <w:tab w:val="clear" w:pos="340"/>
        <w:tab w:val="clear" w:pos="397"/>
      </w:tabs>
      <w:suppressAutoHyphens w:val="0"/>
      <w:bidi/>
      <w:spacing w:before="480" w:after="0" w:line="276" w:lineRule="auto"/>
      <w:jc w:val="left"/>
      <w:outlineLvl w:val="9"/>
    </w:pPr>
    <w:rPr>
      <w:rFonts w:ascii="Cambria" w:eastAsia="Times New Roman" w:hAnsi="Cambria"/>
      <w:b/>
      <w:bCs/>
      <w:smallCaps w:val="0"/>
      <w:color w:val="365F91"/>
      <w:sz w:val="28"/>
      <w:szCs w:val="28"/>
      <w:lang w:bidi="he-IL"/>
    </w:rPr>
  </w:style>
  <w:style w:type="character" w:styleId="CommentReference">
    <w:name w:val="annotation reference"/>
    <w:basedOn w:val="DefaultParagraphFont"/>
    <w:uiPriority w:val="99"/>
    <w:semiHidden/>
    <w:unhideWhenUsed/>
    <w:rsid w:val="007E1F0A"/>
    <w:rPr>
      <w:sz w:val="16"/>
      <w:szCs w:val="16"/>
    </w:rPr>
  </w:style>
  <w:style w:type="paragraph" w:styleId="CommentText">
    <w:name w:val="annotation text"/>
    <w:basedOn w:val="Normal"/>
    <w:link w:val="CommentTextChar"/>
    <w:uiPriority w:val="99"/>
    <w:semiHidden/>
    <w:unhideWhenUsed/>
    <w:rsid w:val="007E1F0A"/>
    <w:pPr>
      <w:spacing w:line="240" w:lineRule="auto"/>
    </w:pPr>
    <w:rPr>
      <w:sz w:val="20"/>
      <w:szCs w:val="20"/>
    </w:rPr>
  </w:style>
  <w:style w:type="character" w:customStyle="1" w:styleId="CommentTextChar">
    <w:name w:val="Comment Text Char"/>
    <w:basedOn w:val="DefaultParagraphFont"/>
    <w:link w:val="CommentText"/>
    <w:uiPriority w:val="99"/>
    <w:semiHidden/>
    <w:rsid w:val="007E1F0A"/>
    <w:rPr>
      <w:sz w:val="20"/>
      <w:szCs w:val="20"/>
    </w:rPr>
  </w:style>
  <w:style w:type="paragraph" w:styleId="CommentSubject">
    <w:name w:val="annotation subject"/>
    <w:basedOn w:val="CommentText"/>
    <w:next w:val="CommentText"/>
    <w:link w:val="CommentSubjectChar"/>
    <w:uiPriority w:val="99"/>
    <w:semiHidden/>
    <w:unhideWhenUsed/>
    <w:rsid w:val="007E1F0A"/>
    <w:rPr>
      <w:b/>
      <w:bCs/>
    </w:rPr>
  </w:style>
  <w:style w:type="character" w:customStyle="1" w:styleId="CommentSubjectChar">
    <w:name w:val="Comment Subject Char"/>
    <w:basedOn w:val="CommentTextChar"/>
    <w:link w:val="CommentSubject"/>
    <w:uiPriority w:val="99"/>
    <w:semiHidden/>
    <w:rsid w:val="007E1F0A"/>
    <w:rPr>
      <w:b/>
      <w:bCs/>
      <w:sz w:val="20"/>
      <w:szCs w:val="20"/>
    </w:rPr>
  </w:style>
  <w:style w:type="paragraph" w:styleId="BalloonText">
    <w:name w:val="Balloon Text"/>
    <w:basedOn w:val="Normal"/>
    <w:link w:val="BalloonTextChar"/>
    <w:uiPriority w:val="99"/>
    <w:semiHidden/>
    <w:unhideWhenUsed/>
    <w:rsid w:val="007E1F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F0A"/>
    <w:rPr>
      <w:rFonts w:ascii="Segoe UI" w:hAnsi="Segoe UI" w:cs="Segoe UI"/>
      <w:sz w:val="18"/>
      <w:szCs w:val="18"/>
    </w:rPr>
  </w:style>
  <w:style w:type="character" w:styleId="Hyperlink">
    <w:name w:val="Hyperlink"/>
    <w:basedOn w:val="DefaultParagraphFont"/>
    <w:uiPriority w:val="99"/>
    <w:unhideWhenUsed/>
    <w:rsid w:val="00637A1D"/>
    <w:rPr>
      <w:color w:val="0000FF" w:themeColor="hyperlink"/>
      <w:u w:val="single"/>
    </w:rPr>
  </w:style>
  <w:style w:type="paragraph" w:styleId="Header">
    <w:name w:val="header"/>
    <w:basedOn w:val="Normal"/>
    <w:link w:val="HeaderChar"/>
    <w:uiPriority w:val="99"/>
    <w:unhideWhenUsed/>
    <w:rsid w:val="00133331"/>
    <w:pPr>
      <w:tabs>
        <w:tab w:val="center" w:pos="4320"/>
        <w:tab w:val="right" w:pos="8640"/>
      </w:tabs>
      <w:spacing w:after="0" w:line="240" w:lineRule="auto"/>
    </w:pPr>
  </w:style>
  <w:style w:type="character" w:customStyle="1" w:styleId="HeaderChar">
    <w:name w:val="Header Char"/>
    <w:basedOn w:val="DefaultParagraphFont"/>
    <w:link w:val="Header"/>
    <w:uiPriority w:val="99"/>
    <w:rsid w:val="00133331"/>
  </w:style>
  <w:style w:type="paragraph" w:styleId="Footer">
    <w:name w:val="footer"/>
    <w:basedOn w:val="Normal"/>
    <w:link w:val="FooterChar"/>
    <w:uiPriority w:val="99"/>
    <w:unhideWhenUsed/>
    <w:rsid w:val="00133331"/>
    <w:pPr>
      <w:tabs>
        <w:tab w:val="center" w:pos="4320"/>
        <w:tab w:val="right" w:pos="8640"/>
      </w:tabs>
      <w:spacing w:after="0" w:line="240" w:lineRule="auto"/>
    </w:pPr>
  </w:style>
  <w:style w:type="character" w:customStyle="1" w:styleId="FooterChar">
    <w:name w:val="Footer Char"/>
    <w:basedOn w:val="DefaultParagraphFont"/>
    <w:link w:val="Footer"/>
    <w:uiPriority w:val="99"/>
    <w:rsid w:val="00133331"/>
  </w:style>
  <w:style w:type="table" w:styleId="TableGrid">
    <w:name w:val="Table Grid"/>
    <w:basedOn w:val="TableNormal"/>
    <w:uiPriority w:val="59"/>
    <w:unhideWhenUsed/>
    <w:rsid w:val="00EF3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rsid w:val="0036416F"/>
    <w:pPr>
      <w:numPr>
        <w:numId w:val="14"/>
      </w:numPr>
      <w:tabs>
        <w:tab w:val="left" w:pos="1080"/>
      </w:tabs>
      <w:suppressAutoHyphens/>
      <w:spacing w:before="240" w:after="120" w:line="216" w:lineRule="auto"/>
      <w:jc w:val="center"/>
    </w:pPr>
    <w:rPr>
      <w:rFonts w:ascii="Times New Roman" w:eastAsia="SimSun" w:hAnsi="Times New Roman" w:cs="Times New Roman"/>
      <w:smallCaps/>
      <w:sz w:val="16"/>
      <w:szCs w:val="16"/>
    </w:rPr>
  </w:style>
  <w:style w:type="paragraph" w:customStyle="1" w:styleId="ACLSubsection">
    <w:name w:val="ACL Subsection"/>
    <w:basedOn w:val="Heading2"/>
    <w:next w:val="ACLText"/>
    <w:link w:val="ACLSubsectionChar"/>
    <w:qFormat/>
    <w:rsid w:val="0036416F"/>
    <w:pPr>
      <w:keepLines w:val="0"/>
      <w:tabs>
        <w:tab w:val="num" w:pos="567"/>
      </w:tabs>
      <w:spacing w:before="180" w:after="120" w:line="240" w:lineRule="auto"/>
      <w:ind w:left="567" w:hanging="567"/>
      <w:jc w:val="both"/>
    </w:pPr>
    <w:rPr>
      <w:rFonts w:ascii="Times New Roman" w:eastAsia="Times New Roman" w:hAnsi="Times New Roman" w:cs="Times New Roman"/>
      <w:bCs w:val="0"/>
      <w:color w:val="auto"/>
      <w:sz w:val="22"/>
      <w:szCs w:val="22"/>
      <w:lang w:eastAsia="de-DE"/>
    </w:rPr>
  </w:style>
  <w:style w:type="character" w:customStyle="1" w:styleId="ACLSubsectionChar">
    <w:name w:val="ACL Subsection Char"/>
    <w:link w:val="ACLSubsection"/>
    <w:rsid w:val="0036416F"/>
    <w:rPr>
      <w:rFonts w:ascii="Times New Roman" w:eastAsia="Times New Roman" w:hAnsi="Times New Roman" w:cs="Times New Roman"/>
      <w:b/>
      <w:lang w:eastAsia="de-DE"/>
    </w:rPr>
  </w:style>
  <w:style w:type="character" w:customStyle="1" w:styleId="Heading2Char">
    <w:name w:val="Heading 2 Char"/>
    <w:basedOn w:val="DefaultParagraphFont"/>
    <w:link w:val="Heading2"/>
    <w:uiPriority w:val="9"/>
    <w:semiHidden/>
    <w:rsid w:val="0036416F"/>
    <w:rPr>
      <w:rFonts w:asciiTheme="majorHAnsi" w:eastAsiaTheme="majorEastAsia" w:hAnsiTheme="majorHAnsi" w:cstheme="majorBidi"/>
      <w:b/>
      <w:bCs/>
      <w:color w:val="4F81BD" w:themeColor="accent1"/>
      <w:sz w:val="26"/>
      <w:szCs w:val="26"/>
    </w:rPr>
  </w:style>
  <w:style w:type="character" w:customStyle="1" w:styleId="gt-baf-back">
    <w:name w:val="gt-baf-back"/>
    <w:basedOn w:val="DefaultParagraphFont"/>
    <w:rsid w:val="003416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85085">
      <w:bodyDiv w:val="1"/>
      <w:marLeft w:val="0"/>
      <w:marRight w:val="0"/>
      <w:marTop w:val="0"/>
      <w:marBottom w:val="0"/>
      <w:divBdr>
        <w:top w:val="none" w:sz="0" w:space="0" w:color="auto"/>
        <w:left w:val="none" w:sz="0" w:space="0" w:color="auto"/>
        <w:bottom w:val="none" w:sz="0" w:space="0" w:color="auto"/>
        <w:right w:val="none" w:sz="0" w:space="0" w:color="auto"/>
      </w:divBdr>
    </w:div>
    <w:div w:id="137966255">
      <w:bodyDiv w:val="1"/>
      <w:marLeft w:val="0"/>
      <w:marRight w:val="0"/>
      <w:marTop w:val="0"/>
      <w:marBottom w:val="0"/>
      <w:divBdr>
        <w:top w:val="none" w:sz="0" w:space="0" w:color="auto"/>
        <w:left w:val="none" w:sz="0" w:space="0" w:color="auto"/>
        <w:bottom w:val="none" w:sz="0" w:space="0" w:color="auto"/>
        <w:right w:val="none" w:sz="0" w:space="0" w:color="auto"/>
      </w:divBdr>
    </w:div>
    <w:div w:id="138618276">
      <w:bodyDiv w:val="1"/>
      <w:marLeft w:val="0"/>
      <w:marRight w:val="0"/>
      <w:marTop w:val="0"/>
      <w:marBottom w:val="0"/>
      <w:divBdr>
        <w:top w:val="none" w:sz="0" w:space="0" w:color="auto"/>
        <w:left w:val="none" w:sz="0" w:space="0" w:color="auto"/>
        <w:bottom w:val="none" w:sz="0" w:space="0" w:color="auto"/>
        <w:right w:val="none" w:sz="0" w:space="0" w:color="auto"/>
      </w:divBdr>
    </w:div>
    <w:div w:id="421222912">
      <w:bodyDiv w:val="1"/>
      <w:marLeft w:val="0"/>
      <w:marRight w:val="0"/>
      <w:marTop w:val="0"/>
      <w:marBottom w:val="0"/>
      <w:divBdr>
        <w:top w:val="none" w:sz="0" w:space="0" w:color="auto"/>
        <w:left w:val="none" w:sz="0" w:space="0" w:color="auto"/>
        <w:bottom w:val="none" w:sz="0" w:space="0" w:color="auto"/>
        <w:right w:val="none" w:sz="0" w:space="0" w:color="auto"/>
      </w:divBdr>
    </w:div>
    <w:div w:id="476994135">
      <w:bodyDiv w:val="1"/>
      <w:marLeft w:val="0"/>
      <w:marRight w:val="0"/>
      <w:marTop w:val="0"/>
      <w:marBottom w:val="0"/>
      <w:divBdr>
        <w:top w:val="none" w:sz="0" w:space="0" w:color="auto"/>
        <w:left w:val="none" w:sz="0" w:space="0" w:color="auto"/>
        <w:bottom w:val="none" w:sz="0" w:space="0" w:color="auto"/>
        <w:right w:val="none" w:sz="0" w:space="0" w:color="auto"/>
      </w:divBdr>
    </w:div>
    <w:div w:id="711467356">
      <w:bodyDiv w:val="1"/>
      <w:marLeft w:val="0"/>
      <w:marRight w:val="0"/>
      <w:marTop w:val="0"/>
      <w:marBottom w:val="0"/>
      <w:divBdr>
        <w:top w:val="none" w:sz="0" w:space="0" w:color="auto"/>
        <w:left w:val="none" w:sz="0" w:space="0" w:color="auto"/>
        <w:bottom w:val="none" w:sz="0" w:space="0" w:color="auto"/>
        <w:right w:val="none" w:sz="0" w:space="0" w:color="auto"/>
      </w:divBdr>
    </w:div>
    <w:div w:id="714819388">
      <w:bodyDiv w:val="1"/>
      <w:marLeft w:val="0"/>
      <w:marRight w:val="0"/>
      <w:marTop w:val="0"/>
      <w:marBottom w:val="0"/>
      <w:divBdr>
        <w:top w:val="none" w:sz="0" w:space="0" w:color="auto"/>
        <w:left w:val="none" w:sz="0" w:space="0" w:color="auto"/>
        <w:bottom w:val="none" w:sz="0" w:space="0" w:color="auto"/>
        <w:right w:val="none" w:sz="0" w:space="0" w:color="auto"/>
      </w:divBdr>
    </w:div>
    <w:div w:id="717820394">
      <w:bodyDiv w:val="1"/>
      <w:marLeft w:val="0"/>
      <w:marRight w:val="0"/>
      <w:marTop w:val="0"/>
      <w:marBottom w:val="0"/>
      <w:divBdr>
        <w:top w:val="none" w:sz="0" w:space="0" w:color="auto"/>
        <w:left w:val="none" w:sz="0" w:space="0" w:color="auto"/>
        <w:bottom w:val="none" w:sz="0" w:space="0" w:color="auto"/>
        <w:right w:val="none" w:sz="0" w:space="0" w:color="auto"/>
      </w:divBdr>
    </w:div>
    <w:div w:id="1083913469">
      <w:bodyDiv w:val="1"/>
      <w:marLeft w:val="0"/>
      <w:marRight w:val="0"/>
      <w:marTop w:val="0"/>
      <w:marBottom w:val="0"/>
      <w:divBdr>
        <w:top w:val="none" w:sz="0" w:space="0" w:color="auto"/>
        <w:left w:val="none" w:sz="0" w:space="0" w:color="auto"/>
        <w:bottom w:val="none" w:sz="0" w:space="0" w:color="auto"/>
        <w:right w:val="none" w:sz="0" w:space="0" w:color="auto"/>
      </w:divBdr>
    </w:div>
    <w:div w:id="1109547118">
      <w:bodyDiv w:val="1"/>
      <w:marLeft w:val="0"/>
      <w:marRight w:val="0"/>
      <w:marTop w:val="0"/>
      <w:marBottom w:val="0"/>
      <w:divBdr>
        <w:top w:val="none" w:sz="0" w:space="0" w:color="auto"/>
        <w:left w:val="none" w:sz="0" w:space="0" w:color="auto"/>
        <w:bottom w:val="none" w:sz="0" w:space="0" w:color="auto"/>
        <w:right w:val="none" w:sz="0" w:space="0" w:color="auto"/>
      </w:divBdr>
    </w:div>
    <w:div w:id="1240673799">
      <w:bodyDiv w:val="1"/>
      <w:marLeft w:val="0"/>
      <w:marRight w:val="0"/>
      <w:marTop w:val="0"/>
      <w:marBottom w:val="0"/>
      <w:divBdr>
        <w:top w:val="none" w:sz="0" w:space="0" w:color="auto"/>
        <w:left w:val="none" w:sz="0" w:space="0" w:color="auto"/>
        <w:bottom w:val="none" w:sz="0" w:space="0" w:color="auto"/>
        <w:right w:val="none" w:sz="0" w:space="0" w:color="auto"/>
      </w:divBdr>
    </w:div>
    <w:div w:id="1273517357">
      <w:bodyDiv w:val="1"/>
      <w:marLeft w:val="0"/>
      <w:marRight w:val="0"/>
      <w:marTop w:val="0"/>
      <w:marBottom w:val="0"/>
      <w:divBdr>
        <w:top w:val="none" w:sz="0" w:space="0" w:color="auto"/>
        <w:left w:val="none" w:sz="0" w:space="0" w:color="auto"/>
        <w:bottom w:val="none" w:sz="0" w:space="0" w:color="auto"/>
        <w:right w:val="none" w:sz="0" w:space="0" w:color="auto"/>
      </w:divBdr>
    </w:div>
    <w:div w:id="1299141020">
      <w:bodyDiv w:val="1"/>
      <w:marLeft w:val="0"/>
      <w:marRight w:val="0"/>
      <w:marTop w:val="0"/>
      <w:marBottom w:val="0"/>
      <w:divBdr>
        <w:top w:val="none" w:sz="0" w:space="0" w:color="auto"/>
        <w:left w:val="none" w:sz="0" w:space="0" w:color="auto"/>
        <w:bottom w:val="none" w:sz="0" w:space="0" w:color="auto"/>
        <w:right w:val="none" w:sz="0" w:space="0" w:color="auto"/>
      </w:divBdr>
    </w:div>
    <w:div w:id="1346438857">
      <w:bodyDiv w:val="1"/>
      <w:marLeft w:val="0"/>
      <w:marRight w:val="0"/>
      <w:marTop w:val="0"/>
      <w:marBottom w:val="0"/>
      <w:divBdr>
        <w:top w:val="none" w:sz="0" w:space="0" w:color="auto"/>
        <w:left w:val="none" w:sz="0" w:space="0" w:color="auto"/>
        <w:bottom w:val="none" w:sz="0" w:space="0" w:color="auto"/>
        <w:right w:val="none" w:sz="0" w:space="0" w:color="auto"/>
      </w:divBdr>
    </w:div>
    <w:div w:id="1736196027">
      <w:bodyDiv w:val="1"/>
      <w:marLeft w:val="0"/>
      <w:marRight w:val="0"/>
      <w:marTop w:val="0"/>
      <w:marBottom w:val="0"/>
      <w:divBdr>
        <w:top w:val="none" w:sz="0" w:space="0" w:color="auto"/>
        <w:left w:val="none" w:sz="0" w:space="0" w:color="auto"/>
        <w:bottom w:val="none" w:sz="0" w:space="0" w:color="auto"/>
        <w:right w:val="none" w:sz="0" w:space="0" w:color="auto"/>
      </w:divBdr>
    </w:div>
    <w:div w:id="1925916280">
      <w:bodyDiv w:val="1"/>
      <w:marLeft w:val="0"/>
      <w:marRight w:val="0"/>
      <w:marTop w:val="0"/>
      <w:marBottom w:val="0"/>
      <w:divBdr>
        <w:top w:val="none" w:sz="0" w:space="0" w:color="auto"/>
        <w:left w:val="none" w:sz="0" w:space="0" w:color="auto"/>
        <w:bottom w:val="none" w:sz="0" w:space="0" w:color="auto"/>
        <w:right w:val="none" w:sz="0" w:space="0" w:color="auto"/>
      </w:divBdr>
    </w:div>
    <w:div w:id="1935822607">
      <w:bodyDiv w:val="1"/>
      <w:marLeft w:val="0"/>
      <w:marRight w:val="0"/>
      <w:marTop w:val="0"/>
      <w:marBottom w:val="0"/>
      <w:divBdr>
        <w:top w:val="none" w:sz="0" w:space="0" w:color="auto"/>
        <w:left w:val="none" w:sz="0" w:space="0" w:color="auto"/>
        <w:bottom w:val="none" w:sz="0" w:space="0" w:color="auto"/>
        <w:right w:val="none" w:sz="0" w:space="0" w:color="auto"/>
      </w:divBdr>
    </w:div>
    <w:div w:id="1962614375">
      <w:bodyDiv w:val="1"/>
      <w:marLeft w:val="0"/>
      <w:marRight w:val="0"/>
      <w:marTop w:val="0"/>
      <w:marBottom w:val="0"/>
      <w:divBdr>
        <w:top w:val="none" w:sz="0" w:space="0" w:color="auto"/>
        <w:left w:val="none" w:sz="0" w:space="0" w:color="auto"/>
        <w:bottom w:val="none" w:sz="0" w:space="0" w:color="auto"/>
        <w:right w:val="none" w:sz="0" w:space="0" w:color="auto"/>
      </w:divBdr>
    </w:div>
    <w:div w:id="2091193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en.wikipedia.org/wiki/Text_mining" TargetMode="External"/><Relationship Id="rId18" Type="http://schemas.openxmlformats.org/officeDocument/2006/relationships/hyperlink" Target="https://en.wikipedia.org/wiki/Text_min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microsoft.com/office/2016/09/relationships/commentsIds" Target="commentsIds.xml"/><Relationship Id="rId17" Type="http://schemas.openxmlformats.org/officeDocument/2006/relationships/hyperlink" Target="http://www.qamus.org/morphology.htm" TargetMode="External"/><Relationship Id="rId2" Type="http://schemas.openxmlformats.org/officeDocument/2006/relationships/styles" Target="styles.xml"/><Relationship Id="rId16" Type="http://schemas.openxmlformats.org/officeDocument/2006/relationships/hyperlink" Target="https://en.wikipedia.org/wiki/Basis_Technology_Corp."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5" Type="http://schemas.openxmlformats.org/officeDocument/2006/relationships/hyperlink" Target="https://en.wikipedia.org/wiki/Open_source" TargetMode="External"/><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hyperlink" Target="https://en.wikipedia.org/wiki/List_of_text_mining_software" TargetMode="Externa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hyperlink" Target="https://en.wikipedia.org/wiki/Commercial_software" TargetMode="External"/><Relationship Id="rId22" Type="http://schemas.microsoft.com/office/2011/relationships/people" Target="peop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3674</Words>
  <Characters>20134</Characters>
  <Application>Microsoft Office Word</Application>
  <DocSecurity>0</DocSecurity>
  <Lines>457</Lines>
  <Paragraphs>276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Heyam</dc:creator>
  <cp:lastModifiedBy>Tsvi Kuflik</cp:lastModifiedBy>
  <cp:revision>2</cp:revision>
  <dcterms:created xsi:type="dcterms:W3CDTF">2017-12-10T16:31:00Z</dcterms:created>
  <dcterms:modified xsi:type="dcterms:W3CDTF">2017-12-10T16:31:00Z</dcterms:modified>
</cp:coreProperties>
</file>