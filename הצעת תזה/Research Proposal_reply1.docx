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1F664" w14:textId="77777777" w:rsidR="00165C60" w:rsidRDefault="00165C60" w:rsidP="00763A29">
      <w:pPr>
        <w:spacing w:line="360" w:lineRule="auto"/>
        <w:jc w:val="center"/>
      </w:pPr>
      <w:r>
        <w:rPr>
          <w:noProof/>
        </w:rPr>
        <w:drawing>
          <wp:inline distT="0" distB="0" distL="0" distR="0" wp14:anchorId="4268C0C8" wp14:editId="6DA6C33B">
            <wp:extent cx="2589087" cy="1583050"/>
            <wp:effectExtent l="0" t="0" r="0" b="0"/>
            <wp:docPr id="5104133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413391" name="Picture 51041339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33595" cy="1610264"/>
                    </a:xfrm>
                    <a:prstGeom prst="rect">
                      <a:avLst/>
                    </a:prstGeom>
                  </pic:spPr>
                </pic:pic>
              </a:graphicData>
            </a:graphic>
          </wp:inline>
        </w:drawing>
      </w:r>
    </w:p>
    <w:p w14:paraId="021B2E8A" w14:textId="66392CAC" w:rsidR="00165C60" w:rsidRPr="00763A29" w:rsidRDefault="00165C60" w:rsidP="00763A29">
      <w:pPr>
        <w:spacing w:line="360" w:lineRule="auto"/>
        <w:jc w:val="center"/>
      </w:pPr>
    </w:p>
    <w:p w14:paraId="4824C93A" w14:textId="689D0480" w:rsidR="00165C60" w:rsidRPr="00763A29" w:rsidRDefault="00165C60" w:rsidP="00763A29">
      <w:pPr>
        <w:spacing w:line="360" w:lineRule="auto"/>
        <w:jc w:val="center"/>
        <w:rPr>
          <w:sz w:val="28"/>
          <w:szCs w:val="28"/>
        </w:rPr>
      </w:pPr>
      <w:r w:rsidRPr="00763A29">
        <w:rPr>
          <w:sz w:val="28"/>
          <w:szCs w:val="28"/>
        </w:rPr>
        <w:t>Research Proposal</w:t>
      </w:r>
    </w:p>
    <w:p w14:paraId="04DEE846" w14:textId="1B3E8298" w:rsidR="00165C60" w:rsidRPr="00763A29" w:rsidRDefault="00165C60" w:rsidP="00763A29">
      <w:pPr>
        <w:spacing w:line="360" w:lineRule="auto"/>
        <w:jc w:val="center"/>
        <w:rPr>
          <w:sz w:val="28"/>
          <w:szCs w:val="28"/>
        </w:rPr>
      </w:pPr>
      <w:r w:rsidRPr="00763A29">
        <w:rPr>
          <w:sz w:val="28"/>
          <w:szCs w:val="28"/>
        </w:rPr>
        <w:t>Discovering Hidden Tashbeeh in Arabic Poetry Using NLP and Deep Learning</w:t>
      </w:r>
    </w:p>
    <w:p w14:paraId="448A4BDC" w14:textId="2B51030E" w:rsidR="00165C60" w:rsidRPr="00763A29" w:rsidRDefault="00165C60" w:rsidP="00763A29">
      <w:pPr>
        <w:spacing w:line="360" w:lineRule="auto"/>
        <w:jc w:val="center"/>
        <w:rPr>
          <w:sz w:val="28"/>
          <w:szCs w:val="28"/>
        </w:rPr>
      </w:pPr>
      <w:r w:rsidRPr="00763A29">
        <w:rPr>
          <w:sz w:val="28"/>
          <w:szCs w:val="28"/>
        </w:rPr>
        <w:t>Faisal Omari – 325616894</w:t>
      </w:r>
    </w:p>
    <w:p w14:paraId="571CCDEE" w14:textId="6D38E63B" w:rsidR="00165C60" w:rsidRPr="00763A29" w:rsidRDefault="00570200" w:rsidP="00763A29">
      <w:pPr>
        <w:spacing w:line="360" w:lineRule="auto"/>
        <w:jc w:val="center"/>
        <w:rPr>
          <w:sz w:val="28"/>
          <w:szCs w:val="28"/>
        </w:rPr>
      </w:pPr>
      <w:del w:id="0" w:author="צבי קופליק" w:date="2025-05-31T17:15:00Z">
        <w:r w:rsidDel="006C3961">
          <w:rPr>
            <w:sz w:val="28"/>
            <w:szCs w:val="28"/>
          </w:rPr>
          <w:delText xml:space="preserve">Full </w:delText>
        </w:r>
      </w:del>
      <w:r w:rsidR="00165C60" w:rsidRPr="00763A29">
        <w:rPr>
          <w:sz w:val="28"/>
          <w:szCs w:val="28"/>
        </w:rPr>
        <w:t xml:space="preserve">Prof. Tsvi Kuflik, The Department of Information Systems </w:t>
      </w:r>
    </w:p>
    <w:p w14:paraId="661FDDCB" w14:textId="3AE56855" w:rsidR="00165C60" w:rsidRPr="00763A29" w:rsidRDefault="00570200" w:rsidP="00763A29">
      <w:pPr>
        <w:spacing w:line="360" w:lineRule="auto"/>
        <w:jc w:val="center"/>
        <w:rPr>
          <w:sz w:val="28"/>
          <w:szCs w:val="28"/>
        </w:rPr>
      </w:pPr>
      <w:del w:id="1" w:author="צבי קופליק" w:date="2025-05-31T17:15:00Z">
        <w:r w:rsidRPr="00763A29" w:rsidDel="006C3961">
          <w:rPr>
            <w:sz w:val="28"/>
            <w:szCs w:val="28"/>
          </w:rPr>
          <w:delText xml:space="preserve">Assoc. </w:delText>
        </w:r>
      </w:del>
      <w:r w:rsidRPr="00763A29">
        <w:rPr>
          <w:sz w:val="28"/>
          <w:szCs w:val="28"/>
        </w:rPr>
        <w:t xml:space="preserve">Prof. </w:t>
      </w:r>
      <w:r w:rsidR="00165C60" w:rsidRPr="00763A29">
        <w:rPr>
          <w:sz w:val="28"/>
          <w:szCs w:val="28"/>
        </w:rPr>
        <w:t>Ali Hussein, Department of Arabic Language and Literature</w:t>
      </w:r>
    </w:p>
    <w:p w14:paraId="46483BD0" w14:textId="77777777" w:rsidR="00165C60" w:rsidRPr="00763A29" w:rsidRDefault="00165C60" w:rsidP="00763A29">
      <w:pPr>
        <w:spacing w:line="360" w:lineRule="auto"/>
        <w:jc w:val="center"/>
        <w:rPr>
          <w:sz w:val="28"/>
          <w:szCs w:val="28"/>
        </w:rPr>
      </w:pPr>
    </w:p>
    <w:p w14:paraId="0BF4CFE2" w14:textId="77777777" w:rsidR="00165C60" w:rsidRPr="00763A29" w:rsidRDefault="00165C60" w:rsidP="00763A29">
      <w:pPr>
        <w:spacing w:line="360" w:lineRule="auto"/>
        <w:jc w:val="center"/>
        <w:rPr>
          <w:sz w:val="28"/>
          <w:szCs w:val="28"/>
        </w:rPr>
      </w:pPr>
    </w:p>
    <w:p w14:paraId="77BF5ADD" w14:textId="77777777" w:rsidR="00165C60" w:rsidRPr="00763A29" w:rsidRDefault="00165C60" w:rsidP="00763A29">
      <w:pPr>
        <w:spacing w:line="360" w:lineRule="auto"/>
        <w:jc w:val="center"/>
        <w:rPr>
          <w:sz w:val="28"/>
          <w:szCs w:val="28"/>
        </w:rPr>
      </w:pPr>
    </w:p>
    <w:p w14:paraId="41973917" w14:textId="77777777" w:rsidR="00165C60" w:rsidRPr="00763A29" w:rsidRDefault="00165C60" w:rsidP="00763A29">
      <w:pPr>
        <w:spacing w:line="360" w:lineRule="auto"/>
        <w:jc w:val="center"/>
        <w:rPr>
          <w:sz w:val="28"/>
          <w:szCs w:val="28"/>
        </w:rPr>
      </w:pPr>
    </w:p>
    <w:p w14:paraId="4AC7CA56" w14:textId="030DC04F" w:rsidR="00165C60" w:rsidRPr="00763A29" w:rsidRDefault="00165C60" w:rsidP="00763A29">
      <w:pPr>
        <w:spacing w:line="360" w:lineRule="auto"/>
        <w:jc w:val="center"/>
        <w:rPr>
          <w:sz w:val="28"/>
          <w:szCs w:val="28"/>
        </w:rPr>
      </w:pPr>
      <w:r w:rsidRPr="00763A29">
        <w:rPr>
          <w:sz w:val="28"/>
          <w:szCs w:val="28"/>
        </w:rPr>
        <w:t>Department of Computer Science</w:t>
      </w:r>
    </w:p>
    <w:p w14:paraId="30D38D2F" w14:textId="0A36C690" w:rsidR="00165C60" w:rsidRPr="00763A29" w:rsidRDefault="00165C60" w:rsidP="00763A29">
      <w:pPr>
        <w:spacing w:line="360" w:lineRule="auto"/>
        <w:jc w:val="center"/>
        <w:rPr>
          <w:sz w:val="28"/>
          <w:szCs w:val="28"/>
        </w:rPr>
      </w:pPr>
      <w:r w:rsidRPr="00763A29">
        <w:rPr>
          <w:sz w:val="28"/>
          <w:szCs w:val="28"/>
        </w:rPr>
        <w:t>May 2025</w:t>
      </w:r>
    </w:p>
    <w:p w14:paraId="21EF22EE" w14:textId="77777777" w:rsidR="00165C60" w:rsidRDefault="00165C60" w:rsidP="00763A29">
      <w:pPr>
        <w:spacing w:line="360" w:lineRule="auto"/>
        <w:jc w:val="center"/>
      </w:pPr>
    </w:p>
    <w:p w14:paraId="57643D82" w14:textId="4F04C3F8" w:rsidR="00165C60" w:rsidRDefault="00165C60" w:rsidP="00763A29">
      <w:pPr>
        <w:spacing w:line="360" w:lineRule="auto"/>
        <w:jc w:val="center"/>
      </w:pPr>
      <w:r>
        <w:br w:type="page"/>
      </w:r>
    </w:p>
    <w:sdt>
      <w:sdtPr>
        <w:rPr>
          <w:b w:val="0"/>
          <w:bCs w:val="0"/>
          <w:caps w:val="0"/>
          <w:color w:val="auto"/>
          <w:spacing w:val="0"/>
          <w:sz w:val="20"/>
          <w:szCs w:val="20"/>
        </w:rPr>
        <w:id w:val="151498122"/>
        <w:docPartObj>
          <w:docPartGallery w:val="Table of Contents"/>
          <w:docPartUnique/>
        </w:docPartObj>
      </w:sdtPr>
      <w:sdtEndPr>
        <w:rPr>
          <w:noProof/>
        </w:rPr>
      </w:sdtEndPr>
      <w:sdtContent>
        <w:p w14:paraId="033C3E43" w14:textId="32EFDCDF" w:rsidR="00C474B5" w:rsidRDefault="00C474B5">
          <w:pPr>
            <w:pStyle w:val="TOCHeading"/>
          </w:pPr>
          <w:r>
            <w:t>Table of Contents</w:t>
          </w:r>
        </w:p>
        <w:p w14:paraId="0D9C56A7" w14:textId="137F1D54" w:rsidR="003D711F" w:rsidRDefault="00C474B5">
          <w:pPr>
            <w:pStyle w:val="TOC1"/>
            <w:tabs>
              <w:tab w:val="left" w:pos="600"/>
              <w:tab w:val="right" w:leader="dot" w:pos="9350"/>
            </w:tabs>
            <w:rPr>
              <w:rFonts w:cstheme="minorBidi"/>
              <w:b w:val="0"/>
              <w:bCs w:val="0"/>
              <w:i w:val="0"/>
              <w:iCs w:val="0"/>
              <w:noProof/>
              <w:kern w:val="2"/>
              <w:lang w:bidi="ar-SA"/>
              <w14:ligatures w14:val="standardContextual"/>
            </w:rPr>
          </w:pPr>
          <w:r>
            <w:rPr>
              <w:b w:val="0"/>
              <w:bCs w:val="0"/>
            </w:rPr>
            <w:fldChar w:fldCharType="begin"/>
          </w:r>
          <w:r>
            <w:instrText xml:space="preserve"> TOC \o "1-3" \h \z \u </w:instrText>
          </w:r>
          <w:r>
            <w:rPr>
              <w:b w:val="0"/>
              <w:bCs w:val="0"/>
            </w:rPr>
            <w:fldChar w:fldCharType="separate"/>
          </w:r>
          <w:hyperlink w:anchor="_Toc199496429" w:history="1">
            <w:r w:rsidR="003D711F" w:rsidRPr="00BA36FA">
              <w:rPr>
                <w:rStyle w:val="Hyperlink"/>
                <w:noProof/>
              </w:rPr>
              <w:t>1.</w:t>
            </w:r>
            <w:r w:rsidR="003D711F">
              <w:rPr>
                <w:rFonts w:cstheme="minorBidi"/>
                <w:b w:val="0"/>
                <w:bCs w:val="0"/>
                <w:i w:val="0"/>
                <w:iCs w:val="0"/>
                <w:noProof/>
                <w:kern w:val="2"/>
                <w:lang w:bidi="ar-SA"/>
                <w14:ligatures w14:val="standardContextual"/>
              </w:rPr>
              <w:tab/>
            </w:r>
            <w:r w:rsidR="003D711F" w:rsidRPr="00BA36FA">
              <w:rPr>
                <w:rStyle w:val="Hyperlink"/>
                <w:noProof/>
              </w:rPr>
              <w:t>Introduction</w:t>
            </w:r>
            <w:r w:rsidR="003D711F">
              <w:rPr>
                <w:noProof/>
                <w:webHidden/>
              </w:rPr>
              <w:tab/>
            </w:r>
            <w:r w:rsidR="003D711F">
              <w:rPr>
                <w:noProof/>
                <w:webHidden/>
              </w:rPr>
              <w:fldChar w:fldCharType="begin"/>
            </w:r>
            <w:r w:rsidR="003D711F">
              <w:rPr>
                <w:noProof/>
                <w:webHidden/>
              </w:rPr>
              <w:instrText xml:space="preserve"> PAGEREF _Toc199496429 \h </w:instrText>
            </w:r>
            <w:r w:rsidR="003D711F">
              <w:rPr>
                <w:noProof/>
                <w:webHidden/>
              </w:rPr>
            </w:r>
            <w:r w:rsidR="003D711F">
              <w:rPr>
                <w:noProof/>
                <w:webHidden/>
              </w:rPr>
              <w:fldChar w:fldCharType="separate"/>
            </w:r>
            <w:r w:rsidR="0071453D">
              <w:rPr>
                <w:noProof/>
                <w:webHidden/>
              </w:rPr>
              <w:t>3</w:t>
            </w:r>
            <w:r w:rsidR="003D711F">
              <w:rPr>
                <w:noProof/>
                <w:webHidden/>
              </w:rPr>
              <w:fldChar w:fldCharType="end"/>
            </w:r>
          </w:hyperlink>
        </w:p>
        <w:p w14:paraId="41B50A20" w14:textId="2914C60F" w:rsidR="003D711F" w:rsidRDefault="003D711F">
          <w:pPr>
            <w:pStyle w:val="TOC1"/>
            <w:tabs>
              <w:tab w:val="left" w:pos="600"/>
              <w:tab w:val="right" w:leader="dot" w:pos="9350"/>
            </w:tabs>
            <w:rPr>
              <w:rFonts w:cstheme="minorBidi"/>
              <w:b w:val="0"/>
              <w:bCs w:val="0"/>
              <w:i w:val="0"/>
              <w:iCs w:val="0"/>
              <w:noProof/>
              <w:kern w:val="2"/>
              <w:lang w:bidi="ar-SA"/>
              <w14:ligatures w14:val="standardContextual"/>
            </w:rPr>
          </w:pPr>
          <w:hyperlink w:anchor="_Toc199496430" w:history="1">
            <w:r w:rsidRPr="00BA36FA">
              <w:rPr>
                <w:rStyle w:val="Hyperlink"/>
                <w:noProof/>
              </w:rPr>
              <w:t>2.</w:t>
            </w:r>
            <w:r>
              <w:rPr>
                <w:rFonts w:cstheme="minorBidi"/>
                <w:b w:val="0"/>
                <w:bCs w:val="0"/>
                <w:i w:val="0"/>
                <w:iCs w:val="0"/>
                <w:noProof/>
                <w:kern w:val="2"/>
                <w:lang w:bidi="ar-SA"/>
                <w14:ligatures w14:val="standardContextual"/>
              </w:rPr>
              <w:tab/>
            </w:r>
            <w:r w:rsidRPr="00BA36FA">
              <w:rPr>
                <w:rStyle w:val="Hyperlink"/>
                <w:noProof/>
              </w:rPr>
              <w:t>Background and Related Work</w:t>
            </w:r>
            <w:r>
              <w:rPr>
                <w:noProof/>
                <w:webHidden/>
              </w:rPr>
              <w:tab/>
            </w:r>
            <w:r>
              <w:rPr>
                <w:noProof/>
                <w:webHidden/>
              </w:rPr>
              <w:fldChar w:fldCharType="begin"/>
            </w:r>
            <w:r>
              <w:rPr>
                <w:noProof/>
                <w:webHidden/>
              </w:rPr>
              <w:instrText xml:space="preserve"> PAGEREF _Toc199496430 \h </w:instrText>
            </w:r>
            <w:r>
              <w:rPr>
                <w:noProof/>
                <w:webHidden/>
              </w:rPr>
            </w:r>
            <w:r>
              <w:rPr>
                <w:noProof/>
                <w:webHidden/>
              </w:rPr>
              <w:fldChar w:fldCharType="separate"/>
            </w:r>
            <w:r w:rsidR="0071453D">
              <w:rPr>
                <w:noProof/>
                <w:webHidden/>
              </w:rPr>
              <w:t>5</w:t>
            </w:r>
            <w:r>
              <w:rPr>
                <w:noProof/>
                <w:webHidden/>
              </w:rPr>
              <w:fldChar w:fldCharType="end"/>
            </w:r>
          </w:hyperlink>
        </w:p>
        <w:p w14:paraId="59525613" w14:textId="7B54FB41" w:rsidR="003D711F" w:rsidRDefault="003D711F">
          <w:pPr>
            <w:pStyle w:val="TOC2"/>
            <w:tabs>
              <w:tab w:val="right" w:leader="dot" w:pos="9350"/>
            </w:tabs>
            <w:rPr>
              <w:rFonts w:cstheme="minorBidi"/>
              <w:b w:val="0"/>
              <w:bCs w:val="0"/>
              <w:noProof/>
              <w:kern w:val="2"/>
              <w:sz w:val="24"/>
              <w:szCs w:val="24"/>
              <w:lang w:bidi="ar-SA"/>
              <w14:ligatures w14:val="standardContextual"/>
            </w:rPr>
          </w:pPr>
          <w:hyperlink w:anchor="_Toc199496431" w:history="1">
            <w:r w:rsidRPr="00BA36FA">
              <w:rPr>
                <w:rStyle w:val="Hyperlink"/>
                <w:noProof/>
              </w:rPr>
              <w:t>Arabic Language</w:t>
            </w:r>
            <w:r>
              <w:rPr>
                <w:noProof/>
                <w:webHidden/>
              </w:rPr>
              <w:tab/>
            </w:r>
            <w:r>
              <w:rPr>
                <w:noProof/>
                <w:webHidden/>
              </w:rPr>
              <w:fldChar w:fldCharType="begin"/>
            </w:r>
            <w:r>
              <w:rPr>
                <w:noProof/>
                <w:webHidden/>
              </w:rPr>
              <w:instrText xml:space="preserve"> PAGEREF _Toc199496431 \h </w:instrText>
            </w:r>
            <w:r>
              <w:rPr>
                <w:noProof/>
                <w:webHidden/>
              </w:rPr>
            </w:r>
            <w:r>
              <w:rPr>
                <w:noProof/>
                <w:webHidden/>
              </w:rPr>
              <w:fldChar w:fldCharType="separate"/>
            </w:r>
            <w:r w:rsidR="0071453D">
              <w:rPr>
                <w:noProof/>
                <w:webHidden/>
              </w:rPr>
              <w:t>5</w:t>
            </w:r>
            <w:r>
              <w:rPr>
                <w:noProof/>
                <w:webHidden/>
              </w:rPr>
              <w:fldChar w:fldCharType="end"/>
            </w:r>
          </w:hyperlink>
        </w:p>
        <w:p w14:paraId="46BCF8AF" w14:textId="2A5401F3" w:rsidR="003D711F" w:rsidRDefault="003D711F">
          <w:pPr>
            <w:pStyle w:val="TOC2"/>
            <w:tabs>
              <w:tab w:val="right" w:leader="dot" w:pos="9350"/>
            </w:tabs>
            <w:rPr>
              <w:rFonts w:cstheme="minorBidi"/>
              <w:b w:val="0"/>
              <w:bCs w:val="0"/>
              <w:noProof/>
              <w:kern w:val="2"/>
              <w:sz w:val="24"/>
              <w:szCs w:val="24"/>
              <w:lang w:bidi="ar-SA"/>
              <w14:ligatures w14:val="standardContextual"/>
            </w:rPr>
          </w:pPr>
          <w:hyperlink w:anchor="_Toc199496432" w:history="1">
            <w:r w:rsidRPr="00BA36FA">
              <w:rPr>
                <w:rStyle w:val="Hyperlink"/>
                <w:noProof/>
              </w:rPr>
              <w:t>Arabic Poetry</w:t>
            </w:r>
            <w:r>
              <w:rPr>
                <w:noProof/>
                <w:webHidden/>
              </w:rPr>
              <w:tab/>
            </w:r>
            <w:r>
              <w:rPr>
                <w:noProof/>
                <w:webHidden/>
              </w:rPr>
              <w:fldChar w:fldCharType="begin"/>
            </w:r>
            <w:r>
              <w:rPr>
                <w:noProof/>
                <w:webHidden/>
              </w:rPr>
              <w:instrText xml:space="preserve"> PAGEREF _Toc199496432 \h </w:instrText>
            </w:r>
            <w:r>
              <w:rPr>
                <w:noProof/>
                <w:webHidden/>
              </w:rPr>
            </w:r>
            <w:r>
              <w:rPr>
                <w:noProof/>
                <w:webHidden/>
              </w:rPr>
              <w:fldChar w:fldCharType="separate"/>
            </w:r>
            <w:r w:rsidR="0071453D">
              <w:rPr>
                <w:noProof/>
                <w:webHidden/>
              </w:rPr>
              <w:t>5</w:t>
            </w:r>
            <w:r>
              <w:rPr>
                <w:noProof/>
                <w:webHidden/>
              </w:rPr>
              <w:fldChar w:fldCharType="end"/>
            </w:r>
          </w:hyperlink>
        </w:p>
        <w:p w14:paraId="5A9D2CFC" w14:textId="4706A404" w:rsidR="003D711F" w:rsidRDefault="003D711F">
          <w:pPr>
            <w:pStyle w:val="TOC2"/>
            <w:tabs>
              <w:tab w:val="right" w:leader="dot" w:pos="9350"/>
            </w:tabs>
            <w:rPr>
              <w:rFonts w:cstheme="minorBidi"/>
              <w:b w:val="0"/>
              <w:bCs w:val="0"/>
              <w:noProof/>
              <w:kern w:val="2"/>
              <w:sz w:val="24"/>
              <w:szCs w:val="24"/>
              <w:lang w:bidi="ar-SA"/>
              <w14:ligatures w14:val="standardContextual"/>
            </w:rPr>
          </w:pPr>
          <w:hyperlink w:anchor="_Toc199496433" w:history="1">
            <w:r w:rsidRPr="00BA36FA">
              <w:rPr>
                <w:rStyle w:val="Hyperlink"/>
                <w:noProof/>
              </w:rPr>
              <w:t>Why NLP in Arabic is Challenging</w:t>
            </w:r>
            <w:r>
              <w:rPr>
                <w:noProof/>
                <w:webHidden/>
              </w:rPr>
              <w:tab/>
            </w:r>
            <w:r>
              <w:rPr>
                <w:noProof/>
                <w:webHidden/>
              </w:rPr>
              <w:fldChar w:fldCharType="begin"/>
            </w:r>
            <w:r>
              <w:rPr>
                <w:noProof/>
                <w:webHidden/>
              </w:rPr>
              <w:instrText xml:space="preserve"> PAGEREF _Toc199496433 \h </w:instrText>
            </w:r>
            <w:r>
              <w:rPr>
                <w:noProof/>
                <w:webHidden/>
              </w:rPr>
            </w:r>
            <w:r>
              <w:rPr>
                <w:noProof/>
                <w:webHidden/>
              </w:rPr>
              <w:fldChar w:fldCharType="separate"/>
            </w:r>
            <w:r w:rsidR="0071453D">
              <w:rPr>
                <w:noProof/>
                <w:webHidden/>
              </w:rPr>
              <w:t>5</w:t>
            </w:r>
            <w:r>
              <w:rPr>
                <w:noProof/>
                <w:webHidden/>
              </w:rPr>
              <w:fldChar w:fldCharType="end"/>
            </w:r>
          </w:hyperlink>
        </w:p>
        <w:p w14:paraId="5AD3B076" w14:textId="7693CBB0" w:rsidR="003D711F" w:rsidRDefault="003D711F">
          <w:pPr>
            <w:pStyle w:val="TOC2"/>
            <w:tabs>
              <w:tab w:val="right" w:leader="dot" w:pos="9350"/>
            </w:tabs>
            <w:rPr>
              <w:rFonts w:cstheme="minorBidi"/>
              <w:b w:val="0"/>
              <w:bCs w:val="0"/>
              <w:noProof/>
              <w:kern w:val="2"/>
              <w:sz w:val="24"/>
              <w:szCs w:val="24"/>
              <w:lang w:bidi="ar-SA"/>
              <w14:ligatures w14:val="standardContextual"/>
            </w:rPr>
          </w:pPr>
          <w:hyperlink w:anchor="_Toc199496434" w:history="1">
            <w:r w:rsidRPr="00BA36FA">
              <w:rPr>
                <w:rStyle w:val="Hyperlink"/>
                <w:noProof/>
              </w:rPr>
              <w:t>Why Arabic NLP is Interesting and Important</w:t>
            </w:r>
            <w:r>
              <w:rPr>
                <w:noProof/>
                <w:webHidden/>
              </w:rPr>
              <w:tab/>
            </w:r>
            <w:r>
              <w:rPr>
                <w:noProof/>
                <w:webHidden/>
              </w:rPr>
              <w:fldChar w:fldCharType="begin"/>
            </w:r>
            <w:r>
              <w:rPr>
                <w:noProof/>
                <w:webHidden/>
              </w:rPr>
              <w:instrText xml:space="preserve"> PAGEREF _Toc199496434 \h </w:instrText>
            </w:r>
            <w:r>
              <w:rPr>
                <w:noProof/>
                <w:webHidden/>
              </w:rPr>
            </w:r>
            <w:r>
              <w:rPr>
                <w:noProof/>
                <w:webHidden/>
              </w:rPr>
              <w:fldChar w:fldCharType="separate"/>
            </w:r>
            <w:r w:rsidR="0071453D">
              <w:rPr>
                <w:noProof/>
                <w:webHidden/>
              </w:rPr>
              <w:t>6</w:t>
            </w:r>
            <w:r>
              <w:rPr>
                <w:noProof/>
                <w:webHidden/>
              </w:rPr>
              <w:fldChar w:fldCharType="end"/>
            </w:r>
          </w:hyperlink>
        </w:p>
        <w:p w14:paraId="062594CF" w14:textId="7D866E71" w:rsidR="003D711F" w:rsidRDefault="003D711F">
          <w:pPr>
            <w:pStyle w:val="TOC2"/>
            <w:tabs>
              <w:tab w:val="right" w:leader="dot" w:pos="9350"/>
            </w:tabs>
            <w:rPr>
              <w:rFonts w:cstheme="minorBidi"/>
              <w:b w:val="0"/>
              <w:bCs w:val="0"/>
              <w:noProof/>
              <w:kern w:val="2"/>
              <w:sz w:val="24"/>
              <w:szCs w:val="24"/>
              <w:lang w:bidi="ar-SA"/>
              <w14:ligatures w14:val="standardContextual"/>
            </w:rPr>
          </w:pPr>
          <w:hyperlink w:anchor="_Toc199496435" w:history="1">
            <w:r w:rsidRPr="00BA36FA">
              <w:rPr>
                <w:rStyle w:val="Hyperlink"/>
                <w:noProof/>
              </w:rPr>
              <w:t>Tashbīh in Arabic Rhetoric</w:t>
            </w:r>
            <w:r>
              <w:rPr>
                <w:noProof/>
                <w:webHidden/>
              </w:rPr>
              <w:tab/>
            </w:r>
            <w:r>
              <w:rPr>
                <w:noProof/>
                <w:webHidden/>
              </w:rPr>
              <w:fldChar w:fldCharType="begin"/>
            </w:r>
            <w:r>
              <w:rPr>
                <w:noProof/>
                <w:webHidden/>
              </w:rPr>
              <w:instrText xml:space="preserve"> PAGEREF _Toc199496435 \h </w:instrText>
            </w:r>
            <w:r>
              <w:rPr>
                <w:noProof/>
                <w:webHidden/>
              </w:rPr>
            </w:r>
            <w:r>
              <w:rPr>
                <w:noProof/>
                <w:webHidden/>
              </w:rPr>
              <w:fldChar w:fldCharType="separate"/>
            </w:r>
            <w:r w:rsidR="0071453D">
              <w:rPr>
                <w:noProof/>
                <w:webHidden/>
              </w:rPr>
              <w:t>6</w:t>
            </w:r>
            <w:r>
              <w:rPr>
                <w:noProof/>
                <w:webHidden/>
              </w:rPr>
              <w:fldChar w:fldCharType="end"/>
            </w:r>
          </w:hyperlink>
        </w:p>
        <w:p w14:paraId="6ACA78ED" w14:textId="4491F330" w:rsidR="003D711F" w:rsidRDefault="003D711F">
          <w:pPr>
            <w:pStyle w:val="TOC2"/>
            <w:tabs>
              <w:tab w:val="right" w:leader="dot" w:pos="9350"/>
            </w:tabs>
            <w:rPr>
              <w:rFonts w:cstheme="minorBidi"/>
              <w:b w:val="0"/>
              <w:bCs w:val="0"/>
              <w:noProof/>
              <w:kern w:val="2"/>
              <w:sz w:val="24"/>
              <w:szCs w:val="24"/>
              <w:lang w:bidi="ar-SA"/>
              <w14:ligatures w14:val="standardContextual"/>
            </w:rPr>
          </w:pPr>
          <w:hyperlink w:anchor="_Toc199496436" w:history="1">
            <w:r w:rsidRPr="00BA36FA">
              <w:rPr>
                <w:rStyle w:val="Hyperlink"/>
                <w:noProof/>
              </w:rPr>
              <w:t>Related Work</w:t>
            </w:r>
            <w:r>
              <w:rPr>
                <w:noProof/>
                <w:webHidden/>
              </w:rPr>
              <w:tab/>
            </w:r>
            <w:r>
              <w:rPr>
                <w:noProof/>
                <w:webHidden/>
              </w:rPr>
              <w:fldChar w:fldCharType="begin"/>
            </w:r>
            <w:r>
              <w:rPr>
                <w:noProof/>
                <w:webHidden/>
              </w:rPr>
              <w:instrText xml:space="preserve"> PAGEREF _Toc199496436 \h </w:instrText>
            </w:r>
            <w:r>
              <w:rPr>
                <w:noProof/>
                <w:webHidden/>
              </w:rPr>
            </w:r>
            <w:r>
              <w:rPr>
                <w:noProof/>
                <w:webHidden/>
              </w:rPr>
              <w:fldChar w:fldCharType="separate"/>
            </w:r>
            <w:r w:rsidR="0071453D">
              <w:rPr>
                <w:noProof/>
                <w:webHidden/>
              </w:rPr>
              <w:t>7</w:t>
            </w:r>
            <w:r>
              <w:rPr>
                <w:noProof/>
                <w:webHidden/>
              </w:rPr>
              <w:fldChar w:fldCharType="end"/>
            </w:r>
          </w:hyperlink>
        </w:p>
        <w:p w14:paraId="748E10FC" w14:textId="4E95E440" w:rsidR="003D711F" w:rsidRDefault="003D711F">
          <w:pPr>
            <w:pStyle w:val="TOC2"/>
            <w:tabs>
              <w:tab w:val="right" w:leader="dot" w:pos="9350"/>
            </w:tabs>
            <w:rPr>
              <w:rFonts w:cstheme="minorBidi"/>
              <w:b w:val="0"/>
              <w:bCs w:val="0"/>
              <w:noProof/>
              <w:kern w:val="2"/>
              <w:sz w:val="24"/>
              <w:szCs w:val="24"/>
              <w:lang w:bidi="ar-SA"/>
              <w14:ligatures w14:val="standardContextual"/>
            </w:rPr>
          </w:pPr>
          <w:hyperlink w:anchor="_Toc199496437" w:history="1">
            <w:r w:rsidRPr="00BA36FA">
              <w:rPr>
                <w:rStyle w:val="Hyperlink"/>
                <w:noProof/>
              </w:rPr>
              <w:t>Advances in NLP for Arabic</w:t>
            </w:r>
            <w:r>
              <w:rPr>
                <w:noProof/>
                <w:webHidden/>
              </w:rPr>
              <w:tab/>
            </w:r>
            <w:r>
              <w:rPr>
                <w:noProof/>
                <w:webHidden/>
              </w:rPr>
              <w:fldChar w:fldCharType="begin"/>
            </w:r>
            <w:r>
              <w:rPr>
                <w:noProof/>
                <w:webHidden/>
              </w:rPr>
              <w:instrText xml:space="preserve"> PAGEREF _Toc199496437 \h </w:instrText>
            </w:r>
            <w:r>
              <w:rPr>
                <w:noProof/>
                <w:webHidden/>
              </w:rPr>
            </w:r>
            <w:r>
              <w:rPr>
                <w:noProof/>
                <w:webHidden/>
              </w:rPr>
              <w:fldChar w:fldCharType="separate"/>
            </w:r>
            <w:r w:rsidR="0071453D">
              <w:rPr>
                <w:noProof/>
                <w:webHidden/>
              </w:rPr>
              <w:t>7</w:t>
            </w:r>
            <w:r>
              <w:rPr>
                <w:noProof/>
                <w:webHidden/>
              </w:rPr>
              <w:fldChar w:fldCharType="end"/>
            </w:r>
          </w:hyperlink>
        </w:p>
        <w:p w14:paraId="092E7B2D" w14:textId="3FCAB77C" w:rsidR="003D711F" w:rsidRDefault="003D711F">
          <w:pPr>
            <w:pStyle w:val="TOC1"/>
            <w:tabs>
              <w:tab w:val="left" w:pos="600"/>
              <w:tab w:val="right" w:leader="dot" w:pos="9350"/>
            </w:tabs>
            <w:rPr>
              <w:rFonts w:cstheme="minorBidi"/>
              <w:b w:val="0"/>
              <w:bCs w:val="0"/>
              <w:i w:val="0"/>
              <w:iCs w:val="0"/>
              <w:noProof/>
              <w:kern w:val="2"/>
              <w:lang w:bidi="ar-SA"/>
              <w14:ligatures w14:val="standardContextual"/>
            </w:rPr>
          </w:pPr>
          <w:hyperlink w:anchor="_Toc199496438" w:history="1">
            <w:r w:rsidRPr="00BA36FA">
              <w:rPr>
                <w:rStyle w:val="Hyperlink"/>
                <w:noProof/>
              </w:rPr>
              <w:t>3.</w:t>
            </w:r>
            <w:r>
              <w:rPr>
                <w:rFonts w:cstheme="minorBidi"/>
                <w:b w:val="0"/>
                <w:bCs w:val="0"/>
                <w:i w:val="0"/>
                <w:iCs w:val="0"/>
                <w:noProof/>
                <w:kern w:val="2"/>
                <w:lang w:bidi="ar-SA"/>
                <w14:ligatures w14:val="standardContextual"/>
              </w:rPr>
              <w:tab/>
            </w:r>
            <w:r w:rsidRPr="00BA36FA">
              <w:rPr>
                <w:rStyle w:val="Hyperlink"/>
                <w:noProof/>
              </w:rPr>
              <w:t>Research Goals and Questions</w:t>
            </w:r>
            <w:r>
              <w:rPr>
                <w:noProof/>
                <w:webHidden/>
              </w:rPr>
              <w:tab/>
            </w:r>
            <w:r>
              <w:rPr>
                <w:noProof/>
                <w:webHidden/>
              </w:rPr>
              <w:fldChar w:fldCharType="begin"/>
            </w:r>
            <w:r>
              <w:rPr>
                <w:noProof/>
                <w:webHidden/>
              </w:rPr>
              <w:instrText xml:space="preserve"> PAGEREF _Toc199496438 \h </w:instrText>
            </w:r>
            <w:r>
              <w:rPr>
                <w:noProof/>
                <w:webHidden/>
              </w:rPr>
            </w:r>
            <w:r>
              <w:rPr>
                <w:noProof/>
                <w:webHidden/>
              </w:rPr>
              <w:fldChar w:fldCharType="separate"/>
            </w:r>
            <w:r w:rsidR="0071453D">
              <w:rPr>
                <w:noProof/>
                <w:webHidden/>
              </w:rPr>
              <w:t>10</w:t>
            </w:r>
            <w:r>
              <w:rPr>
                <w:noProof/>
                <w:webHidden/>
              </w:rPr>
              <w:fldChar w:fldCharType="end"/>
            </w:r>
          </w:hyperlink>
        </w:p>
        <w:p w14:paraId="573828EA" w14:textId="685D9932" w:rsidR="003D711F" w:rsidRDefault="003D711F">
          <w:pPr>
            <w:pStyle w:val="TOC2"/>
            <w:tabs>
              <w:tab w:val="right" w:leader="dot" w:pos="9350"/>
            </w:tabs>
            <w:rPr>
              <w:rFonts w:cstheme="minorBidi"/>
              <w:b w:val="0"/>
              <w:bCs w:val="0"/>
              <w:noProof/>
              <w:kern w:val="2"/>
              <w:sz w:val="24"/>
              <w:szCs w:val="24"/>
              <w:lang w:bidi="ar-SA"/>
              <w14:ligatures w14:val="standardContextual"/>
            </w:rPr>
          </w:pPr>
          <w:hyperlink w:anchor="_Toc199496439" w:history="1">
            <w:r w:rsidRPr="00BA36FA">
              <w:rPr>
                <w:rStyle w:val="Hyperlink"/>
                <w:noProof/>
              </w:rPr>
              <w:t>Research Goals</w:t>
            </w:r>
            <w:r>
              <w:rPr>
                <w:noProof/>
                <w:webHidden/>
              </w:rPr>
              <w:tab/>
            </w:r>
            <w:r>
              <w:rPr>
                <w:noProof/>
                <w:webHidden/>
              </w:rPr>
              <w:fldChar w:fldCharType="begin"/>
            </w:r>
            <w:r>
              <w:rPr>
                <w:noProof/>
                <w:webHidden/>
              </w:rPr>
              <w:instrText xml:space="preserve"> PAGEREF _Toc199496439 \h </w:instrText>
            </w:r>
            <w:r>
              <w:rPr>
                <w:noProof/>
                <w:webHidden/>
              </w:rPr>
            </w:r>
            <w:r>
              <w:rPr>
                <w:noProof/>
                <w:webHidden/>
              </w:rPr>
              <w:fldChar w:fldCharType="separate"/>
            </w:r>
            <w:r w:rsidR="0071453D">
              <w:rPr>
                <w:noProof/>
                <w:webHidden/>
              </w:rPr>
              <w:t>10</w:t>
            </w:r>
            <w:r>
              <w:rPr>
                <w:noProof/>
                <w:webHidden/>
              </w:rPr>
              <w:fldChar w:fldCharType="end"/>
            </w:r>
          </w:hyperlink>
        </w:p>
        <w:p w14:paraId="2086825C" w14:textId="2B1DD814" w:rsidR="003D711F" w:rsidRDefault="003D711F">
          <w:pPr>
            <w:pStyle w:val="TOC2"/>
            <w:tabs>
              <w:tab w:val="right" w:leader="dot" w:pos="9350"/>
            </w:tabs>
            <w:rPr>
              <w:rFonts w:cstheme="minorBidi"/>
              <w:b w:val="0"/>
              <w:bCs w:val="0"/>
              <w:noProof/>
              <w:kern w:val="2"/>
              <w:sz w:val="24"/>
              <w:szCs w:val="24"/>
              <w:lang w:bidi="ar-SA"/>
              <w14:ligatures w14:val="standardContextual"/>
            </w:rPr>
          </w:pPr>
          <w:hyperlink w:anchor="_Toc199496440" w:history="1">
            <w:r w:rsidRPr="00BA36FA">
              <w:rPr>
                <w:rStyle w:val="Hyperlink"/>
                <w:noProof/>
              </w:rPr>
              <w:t>Research Questions</w:t>
            </w:r>
            <w:r>
              <w:rPr>
                <w:noProof/>
                <w:webHidden/>
              </w:rPr>
              <w:tab/>
            </w:r>
            <w:r>
              <w:rPr>
                <w:noProof/>
                <w:webHidden/>
              </w:rPr>
              <w:fldChar w:fldCharType="begin"/>
            </w:r>
            <w:r>
              <w:rPr>
                <w:noProof/>
                <w:webHidden/>
              </w:rPr>
              <w:instrText xml:space="preserve"> PAGEREF _Toc199496440 \h </w:instrText>
            </w:r>
            <w:r>
              <w:rPr>
                <w:noProof/>
                <w:webHidden/>
              </w:rPr>
            </w:r>
            <w:r>
              <w:rPr>
                <w:noProof/>
                <w:webHidden/>
              </w:rPr>
              <w:fldChar w:fldCharType="separate"/>
            </w:r>
            <w:r w:rsidR="0071453D">
              <w:rPr>
                <w:noProof/>
                <w:webHidden/>
              </w:rPr>
              <w:t>10</w:t>
            </w:r>
            <w:r>
              <w:rPr>
                <w:noProof/>
                <w:webHidden/>
              </w:rPr>
              <w:fldChar w:fldCharType="end"/>
            </w:r>
          </w:hyperlink>
        </w:p>
        <w:p w14:paraId="6343C5BB" w14:textId="50A81BC1" w:rsidR="003D711F" w:rsidRDefault="003D711F">
          <w:pPr>
            <w:pStyle w:val="TOC1"/>
            <w:tabs>
              <w:tab w:val="left" w:pos="600"/>
              <w:tab w:val="right" w:leader="dot" w:pos="9350"/>
            </w:tabs>
            <w:rPr>
              <w:rFonts w:cstheme="minorBidi"/>
              <w:b w:val="0"/>
              <w:bCs w:val="0"/>
              <w:i w:val="0"/>
              <w:iCs w:val="0"/>
              <w:noProof/>
              <w:kern w:val="2"/>
              <w:lang w:bidi="ar-SA"/>
              <w14:ligatures w14:val="standardContextual"/>
            </w:rPr>
          </w:pPr>
          <w:hyperlink w:anchor="_Toc199496441" w:history="1">
            <w:r w:rsidRPr="00BA36FA">
              <w:rPr>
                <w:rStyle w:val="Hyperlink"/>
                <w:noProof/>
              </w:rPr>
              <w:t>4.</w:t>
            </w:r>
            <w:r>
              <w:rPr>
                <w:rFonts w:cstheme="minorBidi"/>
                <w:b w:val="0"/>
                <w:bCs w:val="0"/>
                <w:i w:val="0"/>
                <w:iCs w:val="0"/>
                <w:noProof/>
                <w:kern w:val="2"/>
                <w:lang w:bidi="ar-SA"/>
                <w14:ligatures w14:val="standardContextual"/>
              </w:rPr>
              <w:tab/>
            </w:r>
            <w:r w:rsidRPr="00BA36FA">
              <w:rPr>
                <w:rStyle w:val="Hyperlink"/>
                <w:noProof/>
              </w:rPr>
              <w:t>Tools and Methods</w:t>
            </w:r>
            <w:r>
              <w:rPr>
                <w:noProof/>
                <w:webHidden/>
              </w:rPr>
              <w:tab/>
            </w:r>
            <w:r>
              <w:rPr>
                <w:noProof/>
                <w:webHidden/>
              </w:rPr>
              <w:fldChar w:fldCharType="begin"/>
            </w:r>
            <w:r>
              <w:rPr>
                <w:noProof/>
                <w:webHidden/>
              </w:rPr>
              <w:instrText xml:space="preserve"> PAGEREF _Toc199496441 \h </w:instrText>
            </w:r>
            <w:r>
              <w:rPr>
                <w:noProof/>
                <w:webHidden/>
              </w:rPr>
            </w:r>
            <w:r>
              <w:rPr>
                <w:noProof/>
                <w:webHidden/>
              </w:rPr>
              <w:fldChar w:fldCharType="separate"/>
            </w:r>
            <w:r w:rsidR="0071453D">
              <w:rPr>
                <w:noProof/>
                <w:webHidden/>
              </w:rPr>
              <w:t>12</w:t>
            </w:r>
            <w:r>
              <w:rPr>
                <w:noProof/>
                <w:webHidden/>
              </w:rPr>
              <w:fldChar w:fldCharType="end"/>
            </w:r>
          </w:hyperlink>
        </w:p>
        <w:p w14:paraId="3A058D9F" w14:textId="410C8BE0" w:rsidR="003D711F" w:rsidRDefault="003D711F">
          <w:pPr>
            <w:pStyle w:val="TOC2"/>
            <w:tabs>
              <w:tab w:val="right" w:leader="dot" w:pos="9350"/>
            </w:tabs>
            <w:rPr>
              <w:rFonts w:cstheme="minorBidi"/>
              <w:b w:val="0"/>
              <w:bCs w:val="0"/>
              <w:noProof/>
              <w:kern w:val="2"/>
              <w:sz w:val="24"/>
              <w:szCs w:val="24"/>
              <w:lang w:bidi="ar-SA"/>
              <w14:ligatures w14:val="standardContextual"/>
            </w:rPr>
          </w:pPr>
          <w:hyperlink w:anchor="_Toc199496442" w:history="1">
            <w:r w:rsidRPr="00BA36FA">
              <w:rPr>
                <w:rStyle w:val="Hyperlink"/>
                <w:noProof/>
              </w:rPr>
              <w:t>Overview of the Research Pipeline</w:t>
            </w:r>
            <w:r>
              <w:rPr>
                <w:noProof/>
                <w:webHidden/>
              </w:rPr>
              <w:tab/>
            </w:r>
            <w:r>
              <w:rPr>
                <w:noProof/>
                <w:webHidden/>
              </w:rPr>
              <w:fldChar w:fldCharType="begin"/>
            </w:r>
            <w:r>
              <w:rPr>
                <w:noProof/>
                <w:webHidden/>
              </w:rPr>
              <w:instrText xml:space="preserve"> PAGEREF _Toc199496442 \h </w:instrText>
            </w:r>
            <w:r>
              <w:rPr>
                <w:noProof/>
                <w:webHidden/>
              </w:rPr>
            </w:r>
            <w:r>
              <w:rPr>
                <w:noProof/>
                <w:webHidden/>
              </w:rPr>
              <w:fldChar w:fldCharType="separate"/>
            </w:r>
            <w:r w:rsidR="0071453D">
              <w:rPr>
                <w:noProof/>
                <w:webHidden/>
              </w:rPr>
              <w:t>12</w:t>
            </w:r>
            <w:r>
              <w:rPr>
                <w:noProof/>
                <w:webHidden/>
              </w:rPr>
              <w:fldChar w:fldCharType="end"/>
            </w:r>
          </w:hyperlink>
        </w:p>
        <w:p w14:paraId="0216DBD1" w14:textId="670A4BA5" w:rsidR="003D711F" w:rsidRDefault="003D711F">
          <w:pPr>
            <w:pStyle w:val="TOC2"/>
            <w:tabs>
              <w:tab w:val="right" w:leader="dot" w:pos="9350"/>
            </w:tabs>
            <w:rPr>
              <w:rFonts w:cstheme="minorBidi"/>
              <w:b w:val="0"/>
              <w:bCs w:val="0"/>
              <w:noProof/>
              <w:kern w:val="2"/>
              <w:sz w:val="24"/>
              <w:szCs w:val="24"/>
              <w:lang w:bidi="ar-SA"/>
              <w14:ligatures w14:val="standardContextual"/>
            </w:rPr>
          </w:pPr>
          <w:hyperlink w:anchor="_Toc199496443" w:history="1">
            <w:r w:rsidRPr="00BA36FA">
              <w:rPr>
                <w:rStyle w:val="Hyperlink"/>
                <w:noProof/>
              </w:rPr>
              <w:t>Tools and Frameworks</w:t>
            </w:r>
            <w:r>
              <w:rPr>
                <w:noProof/>
                <w:webHidden/>
              </w:rPr>
              <w:tab/>
            </w:r>
            <w:r>
              <w:rPr>
                <w:noProof/>
                <w:webHidden/>
              </w:rPr>
              <w:fldChar w:fldCharType="begin"/>
            </w:r>
            <w:r>
              <w:rPr>
                <w:noProof/>
                <w:webHidden/>
              </w:rPr>
              <w:instrText xml:space="preserve"> PAGEREF _Toc199496443 \h </w:instrText>
            </w:r>
            <w:r>
              <w:rPr>
                <w:noProof/>
                <w:webHidden/>
              </w:rPr>
            </w:r>
            <w:r>
              <w:rPr>
                <w:noProof/>
                <w:webHidden/>
              </w:rPr>
              <w:fldChar w:fldCharType="separate"/>
            </w:r>
            <w:r w:rsidR="0071453D">
              <w:rPr>
                <w:noProof/>
                <w:webHidden/>
              </w:rPr>
              <w:t>14</w:t>
            </w:r>
            <w:r>
              <w:rPr>
                <w:noProof/>
                <w:webHidden/>
              </w:rPr>
              <w:fldChar w:fldCharType="end"/>
            </w:r>
          </w:hyperlink>
        </w:p>
        <w:p w14:paraId="41FB863E" w14:textId="046CCDEC" w:rsidR="003D711F" w:rsidRDefault="003D711F">
          <w:pPr>
            <w:pStyle w:val="TOC1"/>
            <w:tabs>
              <w:tab w:val="left" w:pos="600"/>
              <w:tab w:val="right" w:leader="dot" w:pos="9350"/>
            </w:tabs>
            <w:rPr>
              <w:rFonts w:cstheme="minorBidi"/>
              <w:b w:val="0"/>
              <w:bCs w:val="0"/>
              <w:i w:val="0"/>
              <w:iCs w:val="0"/>
              <w:noProof/>
              <w:kern w:val="2"/>
              <w:lang w:bidi="ar-SA"/>
              <w14:ligatures w14:val="standardContextual"/>
            </w:rPr>
          </w:pPr>
          <w:hyperlink w:anchor="_Toc199496444" w:history="1">
            <w:r w:rsidRPr="00BA36FA">
              <w:rPr>
                <w:rStyle w:val="Hyperlink"/>
                <w:noProof/>
              </w:rPr>
              <w:t>5.</w:t>
            </w:r>
            <w:r>
              <w:rPr>
                <w:rFonts w:cstheme="minorBidi"/>
                <w:b w:val="0"/>
                <w:bCs w:val="0"/>
                <w:i w:val="0"/>
                <w:iCs w:val="0"/>
                <w:noProof/>
                <w:kern w:val="2"/>
                <w:lang w:bidi="ar-SA"/>
                <w14:ligatures w14:val="standardContextual"/>
              </w:rPr>
              <w:tab/>
            </w:r>
            <w:r w:rsidRPr="00BA36FA">
              <w:rPr>
                <w:rStyle w:val="Hyperlink"/>
                <w:noProof/>
              </w:rPr>
              <w:t>Initial Experiments and Results</w:t>
            </w:r>
            <w:r>
              <w:rPr>
                <w:noProof/>
                <w:webHidden/>
              </w:rPr>
              <w:tab/>
            </w:r>
            <w:r>
              <w:rPr>
                <w:noProof/>
                <w:webHidden/>
              </w:rPr>
              <w:fldChar w:fldCharType="begin"/>
            </w:r>
            <w:r>
              <w:rPr>
                <w:noProof/>
                <w:webHidden/>
              </w:rPr>
              <w:instrText xml:space="preserve"> PAGEREF _Toc199496444 \h </w:instrText>
            </w:r>
            <w:r>
              <w:rPr>
                <w:noProof/>
                <w:webHidden/>
              </w:rPr>
            </w:r>
            <w:r>
              <w:rPr>
                <w:noProof/>
                <w:webHidden/>
              </w:rPr>
              <w:fldChar w:fldCharType="separate"/>
            </w:r>
            <w:r w:rsidR="0071453D">
              <w:rPr>
                <w:noProof/>
                <w:webHidden/>
              </w:rPr>
              <w:t>15</w:t>
            </w:r>
            <w:r>
              <w:rPr>
                <w:noProof/>
                <w:webHidden/>
              </w:rPr>
              <w:fldChar w:fldCharType="end"/>
            </w:r>
          </w:hyperlink>
        </w:p>
        <w:p w14:paraId="6959BD88" w14:textId="5E52A5BA" w:rsidR="003D711F" w:rsidRDefault="003D711F">
          <w:pPr>
            <w:pStyle w:val="TOC2"/>
            <w:tabs>
              <w:tab w:val="right" w:leader="dot" w:pos="9350"/>
            </w:tabs>
            <w:rPr>
              <w:rFonts w:cstheme="minorBidi"/>
              <w:b w:val="0"/>
              <w:bCs w:val="0"/>
              <w:noProof/>
              <w:kern w:val="2"/>
              <w:sz w:val="24"/>
              <w:szCs w:val="24"/>
              <w:lang w:bidi="ar-SA"/>
              <w14:ligatures w14:val="standardContextual"/>
            </w:rPr>
          </w:pPr>
          <w:hyperlink w:anchor="_Toc199496445" w:history="1">
            <w:r w:rsidRPr="00BA36FA">
              <w:rPr>
                <w:rStyle w:val="Hyperlink"/>
                <w:noProof/>
              </w:rPr>
              <w:t>Dataset and Setup</w:t>
            </w:r>
            <w:r>
              <w:rPr>
                <w:noProof/>
                <w:webHidden/>
              </w:rPr>
              <w:tab/>
            </w:r>
            <w:r>
              <w:rPr>
                <w:noProof/>
                <w:webHidden/>
              </w:rPr>
              <w:fldChar w:fldCharType="begin"/>
            </w:r>
            <w:r>
              <w:rPr>
                <w:noProof/>
                <w:webHidden/>
              </w:rPr>
              <w:instrText xml:space="preserve"> PAGEREF _Toc199496445 \h </w:instrText>
            </w:r>
            <w:r>
              <w:rPr>
                <w:noProof/>
                <w:webHidden/>
              </w:rPr>
            </w:r>
            <w:r>
              <w:rPr>
                <w:noProof/>
                <w:webHidden/>
              </w:rPr>
              <w:fldChar w:fldCharType="separate"/>
            </w:r>
            <w:r w:rsidR="0071453D">
              <w:rPr>
                <w:noProof/>
                <w:webHidden/>
              </w:rPr>
              <w:t>15</w:t>
            </w:r>
            <w:r>
              <w:rPr>
                <w:noProof/>
                <w:webHidden/>
              </w:rPr>
              <w:fldChar w:fldCharType="end"/>
            </w:r>
          </w:hyperlink>
        </w:p>
        <w:p w14:paraId="32C9066A" w14:textId="34319760" w:rsidR="003D711F" w:rsidRDefault="003D711F">
          <w:pPr>
            <w:pStyle w:val="TOC2"/>
            <w:tabs>
              <w:tab w:val="right" w:leader="dot" w:pos="9350"/>
            </w:tabs>
            <w:rPr>
              <w:rFonts w:cstheme="minorBidi"/>
              <w:b w:val="0"/>
              <w:bCs w:val="0"/>
              <w:noProof/>
              <w:kern w:val="2"/>
              <w:sz w:val="24"/>
              <w:szCs w:val="24"/>
              <w:lang w:bidi="ar-SA"/>
              <w14:ligatures w14:val="standardContextual"/>
            </w:rPr>
          </w:pPr>
          <w:hyperlink w:anchor="_Toc199496446" w:history="1">
            <w:r w:rsidRPr="00BA36FA">
              <w:rPr>
                <w:rStyle w:val="Hyperlink"/>
                <w:noProof/>
              </w:rPr>
              <w:t>Results</w:t>
            </w:r>
            <w:r>
              <w:rPr>
                <w:noProof/>
                <w:webHidden/>
              </w:rPr>
              <w:tab/>
            </w:r>
            <w:r>
              <w:rPr>
                <w:noProof/>
                <w:webHidden/>
              </w:rPr>
              <w:fldChar w:fldCharType="begin"/>
            </w:r>
            <w:r>
              <w:rPr>
                <w:noProof/>
                <w:webHidden/>
              </w:rPr>
              <w:instrText xml:space="preserve"> PAGEREF _Toc199496446 \h </w:instrText>
            </w:r>
            <w:r>
              <w:rPr>
                <w:noProof/>
                <w:webHidden/>
              </w:rPr>
            </w:r>
            <w:r>
              <w:rPr>
                <w:noProof/>
                <w:webHidden/>
              </w:rPr>
              <w:fldChar w:fldCharType="separate"/>
            </w:r>
            <w:r w:rsidR="0071453D">
              <w:rPr>
                <w:noProof/>
                <w:webHidden/>
              </w:rPr>
              <w:t>15</w:t>
            </w:r>
            <w:r>
              <w:rPr>
                <w:noProof/>
                <w:webHidden/>
              </w:rPr>
              <w:fldChar w:fldCharType="end"/>
            </w:r>
          </w:hyperlink>
        </w:p>
        <w:p w14:paraId="6507DB96" w14:textId="3D90CDF9" w:rsidR="003D711F" w:rsidRDefault="003D711F">
          <w:pPr>
            <w:pStyle w:val="TOC2"/>
            <w:tabs>
              <w:tab w:val="right" w:leader="dot" w:pos="9350"/>
            </w:tabs>
            <w:rPr>
              <w:rFonts w:cstheme="minorBidi"/>
              <w:b w:val="0"/>
              <w:bCs w:val="0"/>
              <w:noProof/>
              <w:kern w:val="2"/>
              <w:sz w:val="24"/>
              <w:szCs w:val="24"/>
              <w:lang w:bidi="ar-SA"/>
              <w14:ligatures w14:val="standardContextual"/>
            </w:rPr>
          </w:pPr>
          <w:hyperlink w:anchor="_Toc199496447" w:history="1">
            <w:r w:rsidRPr="00BA36FA">
              <w:rPr>
                <w:rStyle w:val="Hyperlink"/>
                <w:noProof/>
              </w:rPr>
              <w:t>Interpretation and Potential</w:t>
            </w:r>
            <w:r>
              <w:rPr>
                <w:noProof/>
                <w:webHidden/>
              </w:rPr>
              <w:tab/>
            </w:r>
            <w:r>
              <w:rPr>
                <w:noProof/>
                <w:webHidden/>
              </w:rPr>
              <w:fldChar w:fldCharType="begin"/>
            </w:r>
            <w:r>
              <w:rPr>
                <w:noProof/>
                <w:webHidden/>
              </w:rPr>
              <w:instrText xml:space="preserve"> PAGEREF _Toc199496447 \h </w:instrText>
            </w:r>
            <w:r>
              <w:rPr>
                <w:noProof/>
                <w:webHidden/>
              </w:rPr>
            </w:r>
            <w:r>
              <w:rPr>
                <w:noProof/>
                <w:webHidden/>
              </w:rPr>
              <w:fldChar w:fldCharType="separate"/>
            </w:r>
            <w:r w:rsidR="0071453D">
              <w:rPr>
                <w:noProof/>
                <w:webHidden/>
              </w:rPr>
              <w:t>16</w:t>
            </w:r>
            <w:r>
              <w:rPr>
                <w:noProof/>
                <w:webHidden/>
              </w:rPr>
              <w:fldChar w:fldCharType="end"/>
            </w:r>
          </w:hyperlink>
        </w:p>
        <w:p w14:paraId="797FE37A" w14:textId="213B1967" w:rsidR="003D711F" w:rsidRDefault="003D711F">
          <w:pPr>
            <w:pStyle w:val="TOC1"/>
            <w:tabs>
              <w:tab w:val="left" w:pos="600"/>
              <w:tab w:val="right" w:leader="dot" w:pos="9350"/>
            </w:tabs>
            <w:rPr>
              <w:rFonts w:cstheme="minorBidi"/>
              <w:b w:val="0"/>
              <w:bCs w:val="0"/>
              <w:i w:val="0"/>
              <w:iCs w:val="0"/>
              <w:noProof/>
              <w:kern w:val="2"/>
              <w:lang w:bidi="ar-SA"/>
              <w14:ligatures w14:val="standardContextual"/>
            </w:rPr>
          </w:pPr>
          <w:hyperlink w:anchor="_Toc199496448" w:history="1">
            <w:r w:rsidRPr="00BA36FA">
              <w:rPr>
                <w:rStyle w:val="Hyperlink"/>
                <w:noProof/>
              </w:rPr>
              <w:t>6.</w:t>
            </w:r>
            <w:r>
              <w:rPr>
                <w:rFonts w:cstheme="minorBidi"/>
                <w:b w:val="0"/>
                <w:bCs w:val="0"/>
                <w:i w:val="0"/>
                <w:iCs w:val="0"/>
                <w:noProof/>
                <w:kern w:val="2"/>
                <w:lang w:bidi="ar-SA"/>
                <w14:ligatures w14:val="standardContextual"/>
              </w:rPr>
              <w:tab/>
            </w:r>
            <w:r w:rsidRPr="00BA36FA">
              <w:rPr>
                <w:rStyle w:val="Hyperlink"/>
                <w:noProof/>
              </w:rPr>
              <w:t>Planned Research and Future Work</w:t>
            </w:r>
            <w:r>
              <w:rPr>
                <w:noProof/>
                <w:webHidden/>
              </w:rPr>
              <w:tab/>
            </w:r>
            <w:r>
              <w:rPr>
                <w:noProof/>
                <w:webHidden/>
              </w:rPr>
              <w:fldChar w:fldCharType="begin"/>
            </w:r>
            <w:r>
              <w:rPr>
                <w:noProof/>
                <w:webHidden/>
              </w:rPr>
              <w:instrText xml:space="preserve"> PAGEREF _Toc199496448 \h </w:instrText>
            </w:r>
            <w:r>
              <w:rPr>
                <w:noProof/>
                <w:webHidden/>
              </w:rPr>
            </w:r>
            <w:r>
              <w:rPr>
                <w:noProof/>
                <w:webHidden/>
              </w:rPr>
              <w:fldChar w:fldCharType="separate"/>
            </w:r>
            <w:r w:rsidR="0071453D">
              <w:rPr>
                <w:noProof/>
                <w:webHidden/>
              </w:rPr>
              <w:t>18</w:t>
            </w:r>
            <w:r>
              <w:rPr>
                <w:noProof/>
                <w:webHidden/>
              </w:rPr>
              <w:fldChar w:fldCharType="end"/>
            </w:r>
          </w:hyperlink>
        </w:p>
        <w:p w14:paraId="3A46C54B" w14:textId="030F89B1" w:rsidR="003D711F" w:rsidRDefault="003D711F">
          <w:pPr>
            <w:pStyle w:val="TOC1"/>
            <w:tabs>
              <w:tab w:val="left" w:pos="600"/>
              <w:tab w:val="right" w:leader="dot" w:pos="9350"/>
            </w:tabs>
            <w:rPr>
              <w:rFonts w:cstheme="minorBidi"/>
              <w:b w:val="0"/>
              <w:bCs w:val="0"/>
              <w:i w:val="0"/>
              <w:iCs w:val="0"/>
              <w:noProof/>
              <w:kern w:val="2"/>
              <w:lang w:bidi="ar-SA"/>
              <w14:ligatures w14:val="standardContextual"/>
            </w:rPr>
          </w:pPr>
          <w:hyperlink w:anchor="_Toc199496449" w:history="1">
            <w:r w:rsidRPr="00BA36FA">
              <w:rPr>
                <w:rStyle w:val="Hyperlink"/>
                <w:noProof/>
              </w:rPr>
              <w:t>7.</w:t>
            </w:r>
            <w:r>
              <w:rPr>
                <w:rFonts w:cstheme="minorBidi"/>
                <w:b w:val="0"/>
                <w:bCs w:val="0"/>
                <w:i w:val="0"/>
                <w:iCs w:val="0"/>
                <w:noProof/>
                <w:kern w:val="2"/>
                <w:lang w:bidi="ar-SA"/>
                <w14:ligatures w14:val="standardContextual"/>
              </w:rPr>
              <w:tab/>
            </w:r>
            <w:r w:rsidRPr="00BA36FA">
              <w:rPr>
                <w:rStyle w:val="Hyperlink"/>
                <w:noProof/>
              </w:rPr>
              <w:t>Contribution</w:t>
            </w:r>
            <w:r>
              <w:rPr>
                <w:noProof/>
                <w:webHidden/>
              </w:rPr>
              <w:tab/>
            </w:r>
            <w:r>
              <w:rPr>
                <w:noProof/>
                <w:webHidden/>
              </w:rPr>
              <w:fldChar w:fldCharType="begin"/>
            </w:r>
            <w:r>
              <w:rPr>
                <w:noProof/>
                <w:webHidden/>
              </w:rPr>
              <w:instrText xml:space="preserve"> PAGEREF _Toc199496449 \h </w:instrText>
            </w:r>
            <w:r>
              <w:rPr>
                <w:noProof/>
                <w:webHidden/>
              </w:rPr>
            </w:r>
            <w:r>
              <w:rPr>
                <w:noProof/>
                <w:webHidden/>
              </w:rPr>
              <w:fldChar w:fldCharType="separate"/>
            </w:r>
            <w:r w:rsidR="0071453D">
              <w:rPr>
                <w:noProof/>
                <w:webHidden/>
              </w:rPr>
              <w:t>19</w:t>
            </w:r>
            <w:r>
              <w:rPr>
                <w:noProof/>
                <w:webHidden/>
              </w:rPr>
              <w:fldChar w:fldCharType="end"/>
            </w:r>
          </w:hyperlink>
        </w:p>
        <w:p w14:paraId="480B9F65" w14:textId="6290DA72" w:rsidR="003D711F" w:rsidRDefault="003D711F">
          <w:pPr>
            <w:pStyle w:val="TOC2"/>
            <w:tabs>
              <w:tab w:val="right" w:leader="dot" w:pos="9350"/>
            </w:tabs>
            <w:rPr>
              <w:rFonts w:cstheme="minorBidi"/>
              <w:b w:val="0"/>
              <w:bCs w:val="0"/>
              <w:noProof/>
              <w:kern w:val="2"/>
              <w:sz w:val="24"/>
              <w:szCs w:val="24"/>
              <w:lang w:bidi="ar-SA"/>
              <w14:ligatures w14:val="standardContextual"/>
            </w:rPr>
          </w:pPr>
          <w:hyperlink w:anchor="_Toc199496450" w:history="1">
            <w:r w:rsidRPr="00BA36FA">
              <w:rPr>
                <w:rStyle w:val="Hyperlink"/>
                <w:noProof/>
              </w:rPr>
              <w:t>Linguistic and Theoretical Contributions</w:t>
            </w:r>
            <w:r>
              <w:rPr>
                <w:noProof/>
                <w:webHidden/>
              </w:rPr>
              <w:tab/>
            </w:r>
            <w:r>
              <w:rPr>
                <w:noProof/>
                <w:webHidden/>
              </w:rPr>
              <w:fldChar w:fldCharType="begin"/>
            </w:r>
            <w:r>
              <w:rPr>
                <w:noProof/>
                <w:webHidden/>
              </w:rPr>
              <w:instrText xml:space="preserve"> PAGEREF _Toc199496450 \h </w:instrText>
            </w:r>
            <w:r>
              <w:rPr>
                <w:noProof/>
                <w:webHidden/>
              </w:rPr>
            </w:r>
            <w:r>
              <w:rPr>
                <w:noProof/>
                <w:webHidden/>
              </w:rPr>
              <w:fldChar w:fldCharType="separate"/>
            </w:r>
            <w:r w:rsidR="0071453D">
              <w:rPr>
                <w:noProof/>
                <w:webHidden/>
              </w:rPr>
              <w:t>19</w:t>
            </w:r>
            <w:r>
              <w:rPr>
                <w:noProof/>
                <w:webHidden/>
              </w:rPr>
              <w:fldChar w:fldCharType="end"/>
            </w:r>
          </w:hyperlink>
        </w:p>
        <w:p w14:paraId="00EEB4AC" w14:textId="651F621A" w:rsidR="003D711F" w:rsidRDefault="003D711F">
          <w:pPr>
            <w:pStyle w:val="TOC2"/>
            <w:tabs>
              <w:tab w:val="right" w:leader="dot" w:pos="9350"/>
            </w:tabs>
            <w:rPr>
              <w:rFonts w:cstheme="minorBidi"/>
              <w:b w:val="0"/>
              <w:bCs w:val="0"/>
              <w:noProof/>
              <w:kern w:val="2"/>
              <w:sz w:val="24"/>
              <w:szCs w:val="24"/>
              <w:lang w:bidi="ar-SA"/>
              <w14:ligatures w14:val="standardContextual"/>
            </w:rPr>
          </w:pPr>
          <w:hyperlink w:anchor="_Toc199496451" w:history="1">
            <w:r w:rsidRPr="00BA36FA">
              <w:rPr>
                <w:rStyle w:val="Hyperlink"/>
                <w:noProof/>
              </w:rPr>
              <w:t>Technical and Computational Contributions</w:t>
            </w:r>
            <w:r>
              <w:rPr>
                <w:noProof/>
                <w:webHidden/>
              </w:rPr>
              <w:tab/>
            </w:r>
            <w:r>
              <w:rPr>
                <w:noProof/>
                <w:webHidden/>
              </w:rPr>
              <w:fldChar w:fldCharType="begin"/>
            </w:r>
            <w:r>
              <w:rPr>
                <w:noProof/>
                <w:webHidden/>
              </w:rPr>
              <w:instrText xml:space="preserve"> PAGEREF _Toc199496451 \h </w:instrText>
            </w:r>
            <w:r>
              <w:rPr>
                <w:noProof/>
                <w:webHidden/>
              </w:rPr>
            </w:r>
            <w:r>
              <w:rPr>
                <w:noProof/>
                <w:webHidden/>
              </w:rPr>
              <w:fldChar w:fldCharType="separate"/>
            </w:r>
            <w:r w:rsidR="0071453D">
              <w:rPr>
                <w:noProof/>
                <w:webHidden/>
              </w:rPr>
              <w:t>19</w:t>
            </w:r>
            <w:r>
              <w:rPr>
                <w:noProof/>
                <w:webHidden/>
              </w:rPr>
              <w:fldChar w:fldCharType="end"/>
            </w:r>
          </w:hyperlink>
        </w:p>
        <w:p w14:paraId="6095C8D4" w14:textId="1EE09086" w:rsidR="003D711F" w:rsidRDefault="003D711F">
          <w:pPr>
            <w:pStyle w:val="TOC1"/>
            <w:tabs>
              <w:tab w:val="left" w:pos="600"/>
              <w:tab w:val="right" w:leader="dot" w:pos="9350"/>
            </w:tabs>
            <w:rPr>
              <w:rFonts w:cstheme="minorBidi"/>
              <w:b w:val="0"/>
              <w:bCs w:val="0"/>
              <w:i w:val="0"/>
              <w:iCs w:val="0"/>
              <w:noProof/>
              <w:kern w:val="2"/>
              <w:lang w:bidi="ar-SA"/>
              <w14:ligatures w14:val="standardContextual"/>
            </w:rPr>
          </w:pPr>
          <w:hyperlink w:anchor="_Toc199496452" w:history="1">
            <w:r w:rsidRPr="00BA36FA">
              <w:rPr>
                <w:rStyle w:val="Hyperlink"/>
                <w:noProof/>
              </w:rPr>
              <w:t>8.</w:t>
            </w:r>
            <w:r>
              <w:rPr>
                <w:rFonts w:cstheme="minorBidi"/>
                <w:b w:val="0"/>
                <w:bCs w:val="0"/>
                <w:i w:val="0"/>
                <w:iCs w:val="0"/>
                <w:noProof/>
                <w:kern w:val="2"/>
                <w:lang w:bidi="ar-SA"/>
                <w14:ligatures w14:val="standardContextual"/>
              </w:rPr>
              <w:tab/>
            </w:r>
            <w:r w:rsidRPr="00BA36FA">
              <w:rPr>
                <w:rStyle w:val="Hyperlink"/>
                <w:noProof/>
              </w:rPr>
              <w:t>References</w:t>
            </w:r>
            <w:r>
              <w:rPr>
                <w:noProof/>
                <w:webHidden/>
              </w:rPr>
              <w:tab/>
            </w:r>
            <w:r>
              <w:rPr>
                <w:noProof/>
                <w:webHidden/>
              </w:rPr>
              <w:fldChar w:fldCharType="begin"/>
            </w:r>
            <w:r>
              <w:rPr>
                <w:noProof/>
                <w:webHidden/>
              </w:rPr>
              <w:instrText xml:space="preserve"> PAGEREF _Toc199496452 \h </w:instrText>
            </w:r>
            <w:r>
              <w:rPr>
                <w:noProof/>
                <w:webHidden/>
              </w:rPr>
            </w:r>
            <w:r>
              <w:rPr>
                <w:noProof/>
                <w:webHidden/>
              </w:rPr>
              <w:fldChar w:fldCharType="separate"/>
            </w:r>
            <w:r w:rsidR="0071453D">
              <w:rPr>
                <w:noProof/>
                <w:webHidden/>
              </w:rPr>
              <w:t>21</w:t>
            </w:r>
            <w:r>
              <w:rPr>
                <w:noProof/>
                <w:webHidden/>
              </w:rPr>
              <w:fldChar w:fldCharType="end"/>
            </w:r>
          </w:hyperlink>
        </w:p>
        <w:p w14:paraId="392D2FBC" w14:textId="6D465C82" w:rsidR="00C474B5" w:rsidRDefault="00C474B5">
          <w:r>
            <w:rPr>
              <w:b/>
              <w:bCs/>
              <w:noProof/>
            </w:rPr>
            <w:fldChar w:fldCharType="end"/>
          </w:r>
        </w:p>
      </w:sdtContent>
    </w:sdt>
    <w:p w14:paraId="25E3DD5A" w14:textId="3B6A31C9" w:rsidR="00272280" w:rsidRDefault="00165C60" w:rsidP="00272280">
      <w:pPr>
        <w:spacing w:line="360" w:lineRule="auto"/>
        <w:outlineLvl w:val="0"/>
      </w:pPr>
      <w:r>
        <w:br w:type="page"/>
      </w:r>
    </w:p>
    <w:p w14:paraId="73748E73" w14:textId="57EBF2A3" w:rsidR="00EE6DE8" w:rsidRPr="00272280" w:rsidRDefault="00EE6DE8" w:rsidP="00272280">
      <w:pPr>
        <w:pStyle w:val="ListParagraph"/>
        <w:numPr>
          <w:ilvl w:val="0"/>
          <w:numId w:val="4"/>
        </w:numPr>
        <w:spacing w:line="360" w:lineRule="auto"/>
        <w:outlineLvl w:val="0"/>
        <w:rPr>
          <w:b/>
          <w:bCs/>
          <w:color w:val="FF0000"/>
          <w:sz w:val="24"/>
          <w:szCs w:val="24"/>
        </w:rPr>
      </w:pPr>
      <w:bookmarkStart w:id="2" w:name="_Toc199496429"/>
      <w:commentRangeStart w:id="3"/>
      <w:r w:rsidRPr="00272280">
        <w:rPr>
          <w:b/>
          <w:bCs/>
          <w:color w:val="FF0000"/>
          <w:sz w:val="28"/>
          <w:szCs w:val="28"/>
        </w:rPr>
        <w:lastRenderedPageBreak/>
        <w:t>Introduction</w:t>
      </w:r>
      <w:bookmarkEnd w:id="2"/>
      <w:commentRangeEnd w:id="3"/>
      <w:r w:rsidR="006C3961">
        <w:rPr>
          <w:rStyle w:val="CommentReference"/>
        </w:rPr>
        <w:commentReference w:id="3"/>
      </w:r>
    </w:p>
    <w:p w14:paraId="77739B9B" w14:textId="15362507" w:rsidR="00EE6DE8" w:rsidRPr="00763A29" w:rsidRDefault="00EE6DE8" w:rsidP="00763A29">
      <w:pPr>
        <w:spacing w:line="360" w:lineRule="auto"/>
        <w:rPr>
          <w:sz w:val="24"/>
          <w:szCs w:val="24"/>
        </w:rPr>
      </w:pPr>
      <w:r w:rsidRPr="00763A29">
        <w:rPr>
          <w:sz w:val="24"/>
          <w:szCs w:val="24"/>
        </w:rPr>
        <w:t>Arabic poetry is one of the rich</w:t>
      </w:r>
      <w:ins w:id="4" w:author="עלי חוסיין" w:date="2025-06-02T14:18:00Z">
        <w:r w:rsidR="00A80A70">
          <w:rPr>
            <w:sz w:val="24"/>
            <w:szCs w:val="24"/>
            <w:lang w:val="en-US"/>
          </w:rPr>
          <w:t xml:space="preserve"> </w:t>
        </w:r>
      </w:ins>
      <w:del w:id="5" w:author="עלי חוסיין" w:date="2025-06-02T14:18:00Z">
        <w:r w:rsidRPr="00763A29" w:rsidDel="00A80A70">
          <w:rPr>
            <w:sz w:val="24"/>
            <w:szCs w:val="24"/>
          </w:rPr>
          <w:delText xml:space="preserve">est </w:delText>
        </w:r>
      </w:del>
      <w:r w:rsidRPr="00763A29">
        <w:rPr>
          <w:sz w:val="24"/>
          <w:szCs w:val="24"/>
        </w:rPr>
        <w:t>literary traditions</w:t>
      </w:r>
      <w:del w:id="6" w:author="עלי חוסיין" w:date="2025-06-02T14:18:00Z">
        <w:r w:rsidRPr="00763A29" w:rsidDel="006907DF">
          <w:rPr>
            <w:sz w:val="24"/>
            <w:szCs w:val="24"/>
          </w:rPr>
          <w:delText xml:space="preserve"> in the world</w:delText>
        </w:r>
      </w:del>
      <w:r w:rsidRPr="00763A29">
        <w:rPr>
          <w:sz w:val="24"/>
          <w:szCs w:val="24"/>
        </w:rPr>
        <w:t xml:space="preserve">, deeply intertwined with the culture, language, and identity of the Arab people. Within this poetic heritage, </w:t>
      </w:r>
      <w:r w:rsidRPr="006907DF">
        <w:rPr>
          <w:i/>
          <w:iCs/>
          <w:sz w:val="24"/>
          <w:szCs w:val="24"/>
          <w:rPrChange w:id="7" w:author="עלי חוסיין" w:date="2025-06-02T14:19:00Z">
            <w:rPr>
              <w:sz w:val="24"/>
              <w:szCs w:val="24"/>
            </w:rPr>
          </w:rPrChange>
        </w:rPr>
        <w:t>tashb</w:t>
      </w:r>
      <w:r w:rsidRPr="006907DF">
        <w:rPr>
          <w:rFonts w:hint="eastAsia"/>
          <w:i/>
          <w:iCs/>
          <w:sz w:val="24"/>
          <w:szCs w:val="24"/>
          <w:rPrChange w:id="8" w:author="עלי חוסיין" w:date="2025-06-02T14:19:00Z">
            <w:rPr>
              <w:rFonts w:hint="eastAsia"/>
              <w:sz w:val="24"/>
              <w:szCs w:val="24"/>
            </w:rPr>
          </w:rPrChange>
        </w:rPr>
        <w:t>ī</w:t>
      </w:r>
      <w:r w:rsidRPr="006907DF">
        <w:rPr>
          <w:i/>
          <w:iCs/>
          <w:sz w:val="24"/>
          <w:szCs w:val="24"/>
          <w:rPrChange w:id="9" w:author="עלי חוסיין" w:date="2025-06-02T14:19:00Z">
            <w:rPr>
              <w:sz w:val="24"/>
              <w:szCs w:val="24"/>
            </w:rPr>
          </w:rPrChange>
        </w:rPr>
        <w:t>h</w:t>
      </w:r>
      <w:r w:rsidRPr="00763A29">
        <w:rPr>
          <w:sz w:val="24"/>
          <w:szCs w:val="24"/>
        </w:rPr>
        <w:t xml:space="preserve"> (</w:t>
      </w:r>
      <w:r w:rsidRPr="00763A29">
        <w:rPr>
          <w:rFonts w:cs="Arial" w:hint="eastAsia"/>
          <w:sz w:val="24"/>
          <w:szCs w:val="24"/>
          <w:rtl/>
          <w:lang w:bidi="ar-SA"/>
        </w:rPr>
        <w:t>تشبيه</w:t>
      </w:r>
      <w:r w:rsidRPr="00763A29">
        <w:rPr>
          <w:sz w:val="24"/>
          <w:szCs w:val="24"/>
        </w:rPr>
        <w:t xml:space="preserve">), or simile, stands out as a central rhetorical device, used to create vivid imagery, evoke emotions, and clarify abstract concepts. Traditionally, </w:t>
      </w:r>
      <w:r w:rsidRPr="006907DF">
        <w:rPr>
          <w:i/>
          <w:iCs/>
          <w:sz w:val="24"/>
          <w:szCs w:val="24"/>
          <w:rPrChange w:id="10" w:author="עלי חוסיין" w:date="2025-06-02T14:19:00Z">
            <w:rPr>
              <w:sz w:val="24"/>
              <w:szCs w:val="24"/>
            </w:rPr>
          </w:rPrChange>
        </w:rPr>
        <w:t>tashb</w:t>
      </w:r>
      <w:r w:rsidRPr="006907DF">
        <w:rPr>
          <w:rFonts w:hint="eastAsia"/>
          <w:i/>
          <w:iCs/>
          <w:sz w:val="24"/>
          <w:szCs w:val="24"/>
          <w:rPrChange w:id="11" w:author="עלי חוסיין" w:date="2025-06-02T14:19:00Z">
            <w:rPr>
              <w:rFonts w:hint="eastAsia"/>
              <w:sz w:val="24"/>
              <w:szCs w:val="24"/>
            </w:rPr>
          </w:rPrChange>
        </w:rPr>
        <w:t>ī</w:t>
      </w:r>
      <w:r w:rsidRPr="006907DF">
        <w:rPr>
          <w:i/>
          <w:iCs/>
          <w:sz w:val="24"/>
          <w:szCs w:val="24"/>
          <w:rPrChange w:id="12" w:author="עלי חוסיין" w:date="2025-06-02T14:19:00Z">
            <w:rPr>
              <w:sz w:val="24"/>
              <w:szCs w:val="24"/>
            </w:rPr>
          </w:rPrChange>
        </w:rPr>
        <w:t>h</w:t>
      </w:r>
      <w:r w:rsidRPr="00763A29">
        <w:rPr>
          <w:sz w:val="24"/>
          <w:szCs w:val="24"/>
        </w:rPr>
        <w:t xml:space="preserve"> is expressed through explicit linguistic markers such as “</w:t>
      </w:r>
      <w:r w:rsidRPr="00763A29">
        <w:rPr>
          <w:rFonts w:cs="Arial" w:hint="eastAsia"/>
          <w:sz w:val="24"/>
          <w:szCs w:val="24"/>
          <w:rtl/>
          <w:lang w:bidi="ar-SA"/>
        </w:rPr>
        <w:t>كأن</w:t>
      </w:r>
      <w:r w:rsidRPr="00763A29">
        <w:rPr>
          <w:rFonts w:hint="eastAsia"/>
          <w:sz w:val="24"/>
          <w:szCs w:val="24"/>
        </w:rPr>
        <w:t>”</w:t>
      </w:r>
      <w:r w:rsidRPr="00763A29">
        <w:rPr>
          <w:sz w:val="24"/>
          <w:szCs w:val="24"/>
        </w:rPr>
        <w:t xml:space="preserve"> (as if), “</w:t>
      </w:r>
      <w:r w:rsidRPr="00763A29">
        <w:rPr>
          <w:rFonts w:cs="Arial" w:hint="eastAsia"/>
          <w:sz w:val="24"/>
          <w:szCs w:val="24"/>
          <w:rtl/>
          <w:lang w:bidi="ar-SA"/>
        </w:rPr>
        <w:t>مثل</w:t>
      </w:r>
      <w:r w:rsidRPr="00763A29">
        <w:rPr>
          <w:rFonts w:hint="eastAsia"/>
          <w:sz w:val="24"/>
          <w:szCs w:val="24"/>
        </w:rPr>
        <w:t>”</w:t>
      </w:r>
      <w:r w:rsidRPr="00763A29">
        <w:rPr>
          <w:sz w:val="24"/>
          <w:szCs w:val="24"/>
        </w:rPr>
        <w:t xml:space="preserve"> (like), or “</w:t>
      </w:r>
      <w:r w:rsidRPr="00763A29">
        <w:rPr>
          <w:rFonts w:cs="Arial" w:hint="eastAsia"/>
          <w:sz w:val="24"/>
          <w:szCs w:val="24"/>
          <w:rtl/>
          <w:lang w:bidi="ar-SA"/>
        </w:rPr>
        <w:t>كما</w:t>
      </w:r>
      <w:r w:rsidRPr="00763A29">
        <w:rPr>
          <w:rFonts w:hint="eastAsia"/>
          <w:sz w:val="24"/>
          <w:szCs w:val="24"/>
        </w:rPr>
        <w:t>”</w:t>
      </w:r>
      <w:r w:rsidRPr="00763A29">
        <w:rPr>
          <w:sz w:val="24"/>
          <w:szCs w:val="24"/>
        </w:rPr>
        <w:t xml:space="preserve"> (as). For instance, the poet may write: "</w:t>
      </w:r>
      <w:r w:rsidRPr="00763A29">
        <w:rPr>
          <w:rFonts w:cs="Arial" w:hint="eastAsia"/>
          <w:sz w:val="24"/>
          <w:szCs w:val="24"/>
          <w:rtl/>
          <w:lang w:bidi="ar-SA"/>
        </w:rPr>
        <w:t>كأنّ</w:t>
      </w:r>
      <w:r w:rsidRPr="00763A29">
        <w:rPr>
          <w:rFonts w:cs="Arial"/>
          <w:sz w:val="24"/>
          <w:szCs w:val="24"/>
          <w:rtl/>
          <w:lang w:bidi="ar-SA"/>
        </w:rPr>
        <w:t xml:space="preserve"> </w:t>
      </w:r>
      <w:r w:rsidRPr="00763A29">
        <w:rPr>
          <w:rFonts w:cs="Arial" w:hint="eastAsia"/>
          <w:sz w:val="24"/>
          <w:szCs w:val="24"/>
          <w:rtl/>
          <w:lang w:bidi="ar-SA"/>
        </w:rPr>
        <w:t>سيوفهم</w:t>
      </w:r>
      <w:r w:rsidRPr="00763A29">
        <w:rPr>
          <w:rFonts w:cs="Arial"/>
          <w:sz w:val="24"/>
          <w:szCs w:val="24"/>
          <w:rtl/>
          <w:lang w:bidi="ar-SA"/>
        </w:rPr>
        <w:t xml:space="preserve"> </w:t>
      </w:r>
      <w:r w:rsidRPr="00763A29">
        <w:rPr>
          <w:rFonts w:cs="Arial" w:hint="eastAsia"/>
          <w:sz w:val="24"/>
          <w:szCs w:val="24"/>
          <w:rtl/>
          <w:lang w:bidi="ar-SA"/>
        </w:rPr>
        <w:t>نجومٌ</w:t>
      </w:r>
      <w:r w:rsidRPr="00763A29">
        <w:rPr>
          <w:rFonts w:cs="Arial"/>
          <w:sz w:val="24"/>
          <w:szCs w:val="24"/>
          <w:rtl/>
          <w:lang w:bidi="ar-SA"/>
        </w:rPr>
        <w:t xml:space="preserve"> </w:t>
      </w:r>
      <w:r w:rsidRPr="00763A29">
        <w:rPr>
          <w:rFonts w:cs="Arial" w:hint="eastAsia"/>
          <w:sz w:val="24"/>
          <w:szCs w:val="24"/>
          <w:rtl/>
          <w:lang w:bidi="ar-SA"/>
        </w:rPr>
        <w:t>في</w:t>
      </w:r>
      <w:r w:rsidRPr="00763A29">
        <w:rPr>
          <w:rFonts w:cs="Arial"/>
          <w:sz w:val="24"/>
          <w:szCs w:val="24"/>
          <w:rtl/>
          <w:lang w:bidi="ar-SA"/>
        </w:rPr>
        <w:t xml:space="preserve"> </w:t>
      </w:r>
      <w:r w:rsidRPr="00763A29">
        <w:rPr>
          <w:rFonts w:cs="Arial" w:hint="eastAsia"/>
          <w:sz w:val="24"/>
          <w:szCs w:val="24"/>
          <w:rtl/>
          <w:lang w:bidi="ar-SA"/>
        </w:rPr>
        <w:t>الليلة</w:t>
      </w:r>
      <w:r w:rsidRPr="00763A29">
        <w:rPr>
          <w:rFonts w:cs="Arial"/>
          <w:sz w:val="24"/>
          <w:szCs w:val="24"/>
          <w:rtl/>
          <w:lang w:bidi="ar-SA"/>
        </w:rPr>
        <w:t xml:space="preserve"> </w:t>
      </w:r>
      <w:r w:rsidRPr="00763A29">
        <w:rPr>
          <w:rFonts w:cs="Arial" w:hint="eastAsia"/>
          <w:sz w:val="24"/>
          <w:szCs w:val="24"/>
          <w:rtl/>
          <w:lang w:bidi="ar-SA"/>
        </w:rPr>
        <w:t>الظلماء</w:t>
      </w:r>
      <w:r w:rsidRPr="00763A29">
        <w:rPr>
          <w:sz w:val="24"/>
          <w:szCs w:val="24"/>
        </w:rPr>
        <w:t>" "As if their swords were stars in the dark night."</w:t>
      </w:r>
    </w:p>
    <w:p w14:paraId="0CAE9C36" w14:textId="77777777" w:rsidR="00EE6DE8" w:rsidRPr="00763A29" w:rsidRDefault="00EE6DE8" w:rsidP="00763A29">
      <w:pPr>
        <w:spacing w:line="360" w:lineRule="auto"/>
        <w:ind w:firstLine="720"/>
        <w:rPr>
          <w:sz w:val="24"/>
          <w:szCs w:val="24"/>
        </w:rPr>
      </w:pPr>
      <w:r w:rsidRPr="00763A29">
        <w:rPr>
          <w:sz w:val="24"/>
          <w:szCs w:val="24"/>
        </w:rPr>
        <w:t>In this line, the simile is clearly marked by the word “</w:t>
      </w:r>
      <w:r w:rsidRPr="00763A29">
        <w:rPr>
          <w:rFonts w:cs="Arial" w:hint="eastAsia"/>
          <w:sz w:val="24"/>
          <w:szCs w:val="24"/>
          <w:rtl/>
          <w:lang w:bidi="ar-SA"/>
        </w:rPr>
        <w:t>كأنّ</w:t>
      </w:r>
      <w:r w:rsidRPr="00763A29">
        <w:rPr>
          <w:rFonts w:hint="eastAsia"/>
          <w:sz w:val="24"/>
          <w:szCs w:val="24"/>
        </w:rPr>
        <w:t>”</w:t>
      </w:r>
      <w:r w:rsidRPr="00763A29">
        <w:rPr>
          <w:sz w:val="24"/>
          <w:szCs w:val="24"/>
        </w:rPr>
        <w:t xml:space="preserve"> and draws a comparison between swords and stars, emphasizing their brilliance and sharpness. </w:t>
      </w:r>
    </w:p>
    <w:p w14:paraId="27D422E9" w14:textId="6FAA36AA" w:rsidR="00EE6DE8" w:rsidRPr="00763A29" w:rsidRDefault="00EE6DE8" w:rsidP="00763A29">
      <w:pPr>
        <w:spacing w:line="360" w:lineRule="auto"/>
        <w:ind w:firstLine="720"/>
        <w:rPr>
          <w:sz w:val="24"/>
          <w:szCs w:val="24"/>
        </w:rPr>
      </w:pPr>
      <w:r w:rsidRPr="00763A29">
        <w:rPr>
          <w:sz w:val="24"/>
          <w:szCs w:val="24"/>
        </w:rPr>
        <w:t>However, beyond these overt constructions lies a subtler and more complex form of rhetorical expression—</w:t>
      </w:r>
      <w:ins w:id="13" w:author="עלי חוסיין" w:date="2025-06-02T14:19:00Z">
        <w:r w:rsidR="006907DF" w:rsidRPr="006907DF">
          <w:rPr>
            <w:sz w:val="24"/>
            <w:szCs w:val="24"/>
            <w:rPrChange w:id="14" w:author="עלי חוסיין" w:date="2025-06-02T14:19:00Z">
              <w:rPr>
                <w:sz w:val="24"/>
                <w:szCs w:val="24"/>
                <w:lang w:val="en-US"/>
              </w:rPr>
            </w:rPrChange>
          </w:rPr>
          <w:t xml:space="preserve"> which </w:t>
        </w:r>
      </w:ins>
      <w:ins w:id="15" w:author="עלי חוסיין" w:date="2025-06-02T14:21:00Z">
        <w:r w:rsidR="006907DF" w:rsidRPr="006907DF">
          <w:rPr>
            <w:sz w:val="24"/>
            <w:szCs w:val="24"/>
            <w:rPrChange w:id="16" w:author="עלי חוסיין" w:date="2025-06-02T14:21:00Z">
              <w:rPr>
                <w:sz w:val="24"/>
                <w:szCs w:val="24"/>
                <w:lang w:val="en-US"/>
              </w:rPr>
            </w:rPrChange>
          </w:rPr>
          <w:t xml:space="preserve">is called </w:t>
        </w:r>
      </w:ins>
      <w:del w:id="17" w:author="עלי חוסיין" w:date="2025-06-02T14:21:00Z">
        <w:r w:rsidRPr="00763A29" w:rsidDel="006907DF">
          <w:rPr>
            <w:sz w:val="24"/>
            <w:szCs w:val="24"/>
          </w:rPr>
          <w:delText>hidden tashbīh</w:delText>
        </w:r>
      </w:del>
      <w:ins w:id="18" w:author="עלי חוסיין" w:date="2025-06-02T14:20:00Z">
        <w:r w:rsidR="006907DF" w:rsidRPr="006907DF">
          <w:rPr>
            <w:i/>
            <w:iCs/>
            <w:sz w:val="24"/>
            <w:szCs w:val="24"/>
            <w:rPrChange w:id="19" w:author="עלי חוסיין" w:date="2025-06-02T14:20:00Z">
              <w:rPr>
                <w:i/>
                <w:iCs/>
                <w:sz w:val="24"/>
                <w:szCs w:val="24"/>
                <w:lang w:val="en-US"/>
              </w:rPr>
            </w:rPrChange>
          </w:rPr>
          <w:t>tashb</w:t>
        </w:r>
        <w:r w:rsidR="006907DF" w:rsidRPr="006907DF">
          <w:rPr>
            <w:rFonts w:ascii="Times New Roman" w:hAnsi="Times New Roman" w:cs="Times New Roman"/>
            <w:i/>
            <w:iCs/>
            <w:sz w:val="24"/>
            <w:szCs w:val="24"/>
            <w:rPrChange w:id="20" w:author="עלי חוסיין" w:date="2025-06-02T14:20:00Z">
              <w:rPr>
                <w:rFonts w:ascii="Times New Roman" w:hAnsi="Times New Roman" w:cs="Times New Roman"/>
                <w:i/>
                <w:iCs/>
                <w:sz w:val="24"/>
                <w:szCs w:val="24"/>
                <w:lang w:val="en-US"/>
              </w:rPr>
            </w:rPrChange>
          </w:rPr>
          <w:t>ī</w:t>
        </w:r>
        <w:r w:rsidR="006907DF" w:rsidRPr="006907DF">
          <w:rPr>
            <w:i/>
            <w:iCs/>
            <w:sz w:val="24"/>
            <w:szCs w:val="24"/>
            <w:rPrChange w:id="21" w:author="עלי חוסיין" w:date="2025-06-02T14:20:00Z">
              <w:rPr>
                <w:i/>
                <w:iCs/>
                <w:sz w:val="24"/>
                <w:szCs w:val="24"/>
                <w:lang w:val="en-US"/>
              </w:rPr>
            </w:rPrChange>
          </w:rPr>
          <w:t>h bal</w:t>
        </w:r>
        <w:r w:rsidR="006907DF">
          <w:rPr>
            <w:rFonts w:ascii="Times New Roman" w:hAnsi="Times New Roman" w:cs="Times New Roman"/>
            <w:i/>
            <w:iCs/>
            <w:sz w:val="24"/>
            <w:szCs w:val="24"/>
          </w:rPr>
          <w:t>ī</w:t>
        </w:r>
        <w:r w:rsidR="006907DF" w:rsidRPr="006907DF">
          <w:rPr>
            <w:i/>
            <w:iCs/>
            <w:sz w:val="24"/>
            <w:szCs w:val="24"/>
            <w:rPrChange w:id="22" w:author="עלי חוסיין" w:date="2025-06-02T14:20:00Z">
              <w:rPr>
                <w:i/>
                <w:iCs/>
                <w:sz w:val="24"/>
                <w:szCs w:val="24"/>
                <w:lang w:val="en-US"/>
              </w:rPr>
            </w:rPrChange>
          </w:rPr>
          <w:t xml:space="preserve">gh </w:t>
        </w:r>
        <w:r w:rsidR="006907DF" w:rsidRPr="006907DF">
          <w:rPr>
            <w:sz w:val="24"/>
            <w:szCs w:val="24"/>
            <w:rPrChange w:id="23" w:author="עלי חוסיין" w:date="2025-06-02T14:20:00Z">
              <w:rPr>
                <w:sz w:val="24"/>
                <w:szCs w:val="24"/>
                <w:lang w:val="en-US"/>
              </w:rPr>
            </w:rPrChange>
          </w:rPr>
          <w:t>(</w:t>
        </w:r>
      </w:ins>
      <w:ins w:id="24" w:author="עלי חוסיין" w:date="2025-06-02T14:21:00Z">
        <w:r w:rsidR="006907DF" w:rsidRPr="006907DF">
          <w:rPr>
            <w:sz w:val="24"/>
            <w:szCs w:val="24"/>
            <w:lang w:bidi="ar-AE"/>
            <w:rPrChange w:id="25" w:author="עלי חוסיין" w:date="2025-06-02T14:21:00Z">
              <w:rPr>
                <w:sz w:val="24"/>
                <w:szCs w:val="24"/>
                <w:lang w:val="en-US" w:bidi="ar-AE"/>
              </w:rPr>
            </w:rPrChange>
          </w:rPr>
          <w:t>implicit simile</w:t>
        </w:r>
      </w:ins>
      <w:ins w:id="26" w:author="עלי חוסיין" w:date="2025-06-02T14:20:00Z">
        <w:r w:rsidR="006907DF" w:rsidRPr="006907DF">
          <w:rPr>
            <w:sz w:val="24"/>
            <w:szCs w:val="24"/>
            <w:rPrChange w:id="27" w:author="עלי חוסיין" w:date="2025-06-02T14:20:00Z">
              <w:rPr>
                <w:sz w:val="24"/>
                <w:szCs w:val="24"/>
                <w:lang w:val="en-US"/>
              </w:rPr>
            </w:rPrChange>
          </w:rPr>
          <w:t>)</w:t>
        </w:r>
      </w:ins>
      <w:del w:id="28" w:author="עלי חוסיין" w:date="2025-06-02T14:21:00Z">
        <w:r w:rsidRPr="00763A29" w:rsidDel="006907DF">
          <w:rPr>
            <w:sz w:val="24"/>
            <w:szCs w:val="24"/>
          </w:rPr>
          <w:delText xml:space="preserve"> (</w:delText>
        </w:r>
        <w:r w:rsidRPr="00763A29" w:rsidDel="006907DF">
          <w:rPr>
            <w:rFonts w:cs="Arial" w:hint="eastAsia"/>
            <w:sz w:val="24"/>
            <w:szCs w:val="24"/>
            <w:rtl/>
            <w:lang w:bidi="ar-SA"/>
          </w:rPr>
          <w:delText>التشبيه</w:delText>
        </w:r>
        <w:r w:rsidRPr="00763A29" w:rsidDel="006907DF">
          <w:rPr>
            <w:rFonts w:cs="Arial"/>
            <w:sz w:val="24"/>
            <w:szCs w:val="24"/>
            <w:rtl/>
            <w:lang w:bidi="ar-SA"/>
          </w:rPr>
          <w:delText xml:space="preserve"> </w:delText>
        </w:r>
        <w:r w:rsidRPr="00763A29" w:rsidDel="006907DF">
          <w:rPr>
            <w:rFonts w:cs="Arial" w:hint="eastAsia"/>
            <w:sz w:val="24"/>
            <w:szCs w:val="24"/>
            <w:rtl/>
            <w:lang w:bidi="ar-SA"/>
          </w:rPr>
          <w:delText>الخفي</w:delText>
        </w:r>
        <w:r w:rsidRPr="00763A29" w:rsidDel="006907DF">
          <w:rPr>
            <w:sz w:val="24"/>
            <w:szCs w:val="24"/>
          </w:rPr>
          <w:delText>)</w:delText>
        </w:r>
      </w:del>
      <w:r w:rsidRPr="00763A29">
        <w:rPr>
          <w:sz w:val="24"/>
          <w:szCs w:val="24"/>
        </w:rPr>
        <w:t xml:space="preserve">. These similes lack explicit comparison words yet </w:t>
      </w:r>
      <w:ins w:id="29" w:author="עלי חוסיין" w:date="2025-06-02T14:21:00Z">
        <w:r w:rsidR="00983CA8">
          <w:rPr>
            <w:sz w:val="24"/>
            <w:szCs w:val="24"/>
            <w:lang w:val="en-US"/>
          </w:rPr>
          <w:t xml:space="preserve">they </w:t>
        </w:r>
      </w:ins>
      <w:r w:rsidRPr="00763A29">
        <w:rPr>
          <w:sz w:val="24"/>
          <w:szCs w:val="24"/>
        </w:rPr>
        <w:t xml:space="preserve">maintain the poetic function of </w:t>
      </w:r>
      <w:del w:id="30" w:author="עלי חוסיין" w:date="2025-06-02T14:22:00Z">
        <w:r w:rsidRPr="00763A29" w:rsidDel="00B729D5">
          <w:rPr>
            <w:sz w:val="24"/>
            <w:szCs w:val="24"/>
          </w:rPr>
          <w:delText>analogy</w:delText>
        </w:r>
      </w:del>
      <w:ins w:id="31" w:author="עלי חוסיין" w:date="2025-06-02T14:22:00Z">
        <w:r w:rsidR="00B729D5">
          <w:rPr>
            <w:sz w:val="24"/>
            <w:szCs w:val="24"/>
            <w:lang w:val="en-US"/>
          </w:rPr>
          <w:t>comparison</w:t>
        </w:r>
      </w:ins>
      <w:r w:rsidRPr="00763A29">
        <w:rPr>
          <w:sz w:val="24"/>
          <w:szCs w:val="24"/>
        </w:rPr>
        <w:t>. For example, a poet may say:</w:t>
      </w:r>
    </w:p>
    <w:p w14:paraId="517CD7C4" w14:textId="6084FDC5" w:rsidR="00EE6DE8" w:rsidRPr="00763A29" w:rsidRDefault="00EE6DE8" w:rsidP="00763A29">
      <w:pPr>
        <w:spacing w:line="360" w:lineRule="auto"/>
        <w:ind w:firstLine="720"/>
        <w:rPr>
          <w:sz w:val="24"/>
          <w:szCs w:val="24"/>
        </w:rPr>
      </w:pPr>
      <w:r w:rsidRPr="00763A29">
        <w:rPr>
          <w:sz w:val="24"/>
          <w:szCs w:val="24"/>
        </w:rPr>
        <w:t xml:space="preserve"> "</w:t>
      </w:r>
      <w:commentRangeStart w:id="32"/>
      <w:del w:id="33" w:author="faisal omari" w:date="2025-06-03T08:23:00Z" w16du:dateUtc="2025-06-03T05:23:00Z">
        <w:r w:rsidRPr="00763A29" w:rsidDel="00AF1A93">
          <w:rPr>
            <w:rFonts w:cs="Arial" w:hint="eastAsia"/>
            <w:sz w:val="24"/>
            <w:szCs w:val="24"/>
            <w:rtl/>
            <w:lang w:bidi="ar-SA"/>
          </w:rPr>
          <w:delText>تلمع</w:delText>
        </w:r>
        <w:r w:rsidRPr="00763A29" w:rsidDel="00AF1A93">
          <w:rPr>
            <w:rFonts w:cs="Arial"/>
            <w:sz w:val="24"/>
            <w:szCs w:val="24"/>
            <w:rtl/>
            <w:lang w:bidi="ar-SA"/>
          </w:rPr>
          <w:delText xml:space="preserve"> </w:delText>
        </w:r>
        <w:r w:rsidRPr="00763A29" w:rsidDel="00AF1A93">
          <w:rPr>
            <w:rFonts w:cs="Arial" w:hint="eastAsia"/>
            <w:sz w:val="24"/>
            <w:szCs w:val="24"/>
            <w:rtl/>
            <w:lang w:bidi="ar-SA"/>
          </w:rPr>
          <w:delText>سيوفهم</w:delText>
        </w:r>
        <w:r w:rsidRPr="00763A29" w:rsidDel="00AF1A93">
          <w:rPr>
            <w:rFonts w:cs="Arial"/>
            <w:sz w:val="24"/>
            <w:szCs w:val="24"/>
            <w:rtl/>
            <w:lang w:bidi="ar-SA"/>
          </w:rPr>
          <w:delText xml:space="preserve"> </w:delText>
        </w:r>
        <w:r w:rsidRPr="00763A29" w:rsidDel="00AF1A93">
          <w:rPr>
            <w:rFonts w:cs="Arial" w:hint="eastAsia"/>
            <w:sz w:val="24"/>
            <w:szCs w:val="24"/>
            <w:rtl/>
            <w:lang w:bidi="ar-SA"/>
          </w:rPr>
          <w:delText>في</w:delText>
        </w:r>
        <w:r w:rsidRPr="00763A29" w:rsidDel="00AF1A93">
          <w:rPr>
            <w:rFonts w:cs="Arial"/>
            <w:sz w:val="24"/>
            <w:szCs w:val="24"/>
            <w:rtl/>
            <w:lang w:bidi="ar-SA"/>
          </w:rPr>
          <w:delText xml:space="preserve"> </w:delText>
        </w:r>
        <w:r w:rsidRPr="00763A29" w:rsidDel="00AF1A93">
          <w:rPr>
            <w:rFonts w:cs="Arial" w:hint="eastAsia"/>
            <w:sz w:val="24"/>
            <w:szCs w:val="24"/>
            <w:rtl/>
            <w:lang w:bidi="ar-SA"/>
          </w:rPr>
          <w:delText>الليل</w:delText>
        </w:r>
        <w:commentRangeEnd w:id="32"/>
        <w:r w:rsidR="005857B1" w:rsidDel="00AF1A93">
          <w:rPr>
            <w:rStyle w:val="CommentReference"/>
          </w:rPr>
          <w:commentReference w:id="32"/>
        </w:r>
      </w:del>
      <w:ins w:id="34" w:author="faisal omari" w:date="2025-06-03T08:23:00Z" w16du:dateUtc="2025-06-03T05:23:00Z">
        <w:r w:rsidR="00AF1A93">
          <w:rPr>
            <w:rFonts w:cs="Arial" w:hint="cs"/>
            <w:sz w:val="24"/>
            <w:szCs w:val="24"/>
            <w:rtl/>
            <w:lang w:bidi="ar-SA"/>
          </w:rPr>
          <w:t>سيوفهم نجوم في الليل</w:t>
        </w:r>
      </w:ins>
      <w:r w:rsidRPr="00763A29">
        <w:rPr>
          <w:sz w:val="24"/>
          <w:szCs w:val="24"/>
        </w:rPr>
        <w:t xml:space="preserve">" "Their swords </w:t>
      </w:r>
      <w:del w:id="35" w:author="faisal omari" w:date="2025-06-03T08:24:00Z" w16du:dateUtc="2025-06-03T05:24:00Z">
        <w:r w:rsidRPr="00763A29" w:rsidDel="00AF1A93">
          <w:rPr>
            <w:sz w:val="24"/>
            <w:szCs w:val="24"/>
          </w:rPr>
          <w:delText>gleam in the night.</w:delText>
        </w:r>
      </w:del>
      <w:ins w:id="36" w:author="faisal omari" w:date="2025-06-03T08:24:00Z" w16du:dateUtc="2025-06-03T05:24:00Z">
        <w:r w:rsidR="00AF1A93">
          <w:rPr>
            <w:sz w:val="24"/>
            <w:szCs w:val="24"/>
          </w:rPr>
          <w:t>are stars in the night</w:t>
        </w:r>
      </w:ins>
      <w:r w:rsidRPr="00763A29">
        <w:rPr>
          <w:sz w:val="24"/>
          <w:szCs w:val="24"/>
        </w:rPr>
        <w:t xml:space="preserve">" </w:t>
      </w:r>
    </w:p>
    <w:p w14:paraId="4EEB2107" w14:textId="435B4AC0" w:rsidR="00EE6DE8" w:rsidRPr="00763A29" w:rsidRDefault="00EE6DE8" w:rsidP="00763A29">
      <w:pPr>
        <w:spacing w:line="360" w:lineRule="auto"/>
        <w:ind w:firstLine="720"/>
        <w:rPr>
          <w:sz w:val="24"/>
          <w:szCs w:val="24"/>
        </w:rPr>
      </w:pPr>
      <w:r w:rsidRPr="00763A29">
        <w:rPr>
          <w:sz w:val="24"/>
          <w:szCs w:val="24"/>
        </w:rPr>
        <w:t xml:space="preserve">While the line does not include a formal simile </w:t>
      </w:r>
      <w:del w:id="37" w:author="faisal omari" w:date="2025-06-03T08:30:00Z" w16du:dateUtc="2025-06-03T05:30:00Z">
        <w:r w:rsidRPr="00763A29" w:rsidDel="00AF1A93">
          <w:rPr>
            <w:sz w:val="24"/>
            <w:szCs w:val="24"/>
          </w:rPr>
          <w:delText>word</w:delText>
        </w:r>
      </w:del>
      <w:ins w:id="38" w:author="faisal omari" w:date="2025-06-03T08:30:00Z" w16du:dateUtc="2025-06-03T05:30:00Z">
        <w:r w:rsidR="00AF1A93">
          <w:rPr>
            <w:sz w:val="24"/>
            <w:szCs w:val="24"/>
          </w:rPr>
          <w:t>particle</w:t>
        </w:r>
      </w:ins>
      <w:r w:rsidRPr="00763A29">
        <w:rPr>
          <w:sz w:val="24"/>
          <w:szCs w:val="24"/>
        </w:rPr>
        <w:t xml:space="preserve">, the imagery implicitly evokes the same comparison to stars. These hidden similes are more difficult to detect, both for readers and for computational methods, as they require semantic and contextual understanding rather than keyword spotting. </w:t>
      </w:r>
    </w:p>
    <w:p w14:paraId="2B770196" w14:textId="77777777" w:rsidR="00EE6DE8" w:rsidRPr="00763A29" w:rsidRDefault="00EE6DE8" w:rsidP="00763A29">
      <w:pPr>
        <w:spacing w:line="360" w:lineRule="auto"/>
        <w:ind w:firstLine="720"/>
        <w:rPr>
          <w:sz w:val="24"/>
          <w:szCs w:val="24"/>
        </w:rPr>
      </w:pPr>
      <w:r w:rsidRPr="00763A29">
        <w:rPr>
          <w:sz w:val="24"/>
          <w:szCs w:val="24"/>
        </w:rPr>
        <w:t xml:space="preserve">Previous work on Arabic rhetoric, including research conducted on the Arabic Poetry Corpus developed at the University of Haifa, has focused on detecting explicit tashbīh using rule-based approaches—typically via handcrafted if-else conditions that look for tashbīh markers in poems. This method, while useful, is limited to only surface-level structures and fails to capture deeper, implicit rhetorical meanings. </w:t>
      </w:r>
    </w:p>
    <w:p w14:paraId="6EFBADEA" w14:textId="1DBAD6E9" w:rsidR="00EE6DE8" w:rsidRPr="00763A29" w:rsidRDefault="00EE6DE8" w:rsidP="00763A29">
      <w:pPr>
        <w:spacing w:line="360" w:lineRule="auto"/>
        <w:ind w:firstLine="720"/>
        <w:rPr>
          <w:sz w:val="24"/>
          <w:szCs w:val="24"/>
        </w:rPr>
      </w:pPr>
      <w:r w:rsidRPr="00763A29">
        <w:rPr>
          <w:sz w:val="24"/>
          <w:szCs w:val="24"/>
        </w:rPr>
        <w:t xml:space="preserve">This thesis aims to take a </w:t>
      </w:r>
      <w:del w:id="39" w:author="צבי קופליק" w:date="2025-05-31T17:16:00Z">
        <w:r w:rsidRPr="00763A29" w:rsidDel="006C3961">
          <w:rPr>
            <w:sz w:val="24"/>
            <w:szCs w:val="24"/>
          </w:rPr>
          <w:delText xml:space="preserve">significant </w:delText>
        </w:r>
      </w:del>
      <w:r w:rsidRPr="00763A29">
        <w:rPr>
          <w:sz w:val="24"/>
          <w:szCs w:val="24"/>
        </w:rPr>
        <w:t xml:space="preserve">step forward by addressing the detection of </w:t>
      </w:r>
      <w:del w:id="40" w:author="עלי חוסיין" w:date="2025-06-02T14:24:00Z">
        <w:r w:rsidRPr="00763A29" w:rsidDel="00CE628A">
          <w:rPr>
            <w:sz w:val="24"/>
            <w:szCs w:val="24"/>
          </w:rPr>
          <w:delText xml:space="preserve">hidden </w:delText>
        </w:r>
      </w:del>
      <w:ins w:id="41" w:author="עלי חוסיין" w:date="2025-06-02T14:24:00Z">
        <w:r w:rsidR="00CE628A">
          <w:rPr>
            <w:sz w:val="24"/>
            <w:szCs w:val="24"/>
            <w:lang w:val="en-US"/>
          </w:rPr>
          <w:t>implicit</w:t>
        </w:r>
        <w:r w:rsidR="00CE628A" w:rsidRPr="00763A29">
          <w:rPr>
            <w:sz w:val="24"/>
            <w:szCs w:val="24"/>
          </w:rPr>
          <w:t xml:space="preserve"> </w:t>
        </w:r>
      </w:ins>
      <w:r w:rsidRPr="00CE628A">
        <w:rPr>
          <w:i/>
          <w:iCs/>
          <w:sz w:val="24"/>
          <w:szCs w:val="24"/>
          <w:rPrChange w:id="42" w:author="עלי חוסיין" w:date="2025-06-02T14:24:00Z">
            <w:rPr>
              <w:sz w:val="24"/>
              <w:szCs w:val="24"/>
            </w:rPr>
          </w:rPrChange>
        </w:rPr>
        <w:t>tashb</w:t>
      </w:r>
      <w:r w:rsidRPr="00CE628A">
        <w:rPr>
          <w:rFonts w:hint="eastAsia"/>
          <w:i/>
          <w:iCs/>
          <w:sz w:val="24"/>
          <w:szCs w:val="24"/>
          <w:rPrChange w:id="43" w:author="עלי חוסיין" w:date="2025-06-02T14:24:00Z">
            <w:rPr>
              <w:rFonts w:hint="eastAsia"/>
              <w:sz w:val="24"/>
              <w:szCs w:val="24"/>
            </w:rPr>
          </w:rPrChange>
        </w:rPr>
        <w:t>ī</w:t>
      </w:r>
      <w:r w:rsidRPr="00CE628A">
        <w:rPr>
          <w:i/>
          <w:iCs/>
          <w:sz w:val="24"/>
          <w:szCs w:val="24"/>
          <w:rPrChange w:id="44" w:author="עלי חוסיין" w:date="2025-06-02T14:24:00Z">
            <w:rPr>
              <w:sz w:val="24"/>
              <w:szCs w:val="24"/>
            </w:rPr>
          </w:rPrChange>
        </w:rPr>
        <w:t>h</w:t>
      </w:r>
      <w:r w:rsidRPr="00763A29">
        <w:rPr>
          <w:sz w:val="24"/>
          <w:szCs w:val="24"/>
        </w:rPr>
        <w:t xml:space="preserve"> using artificial intelligence. We propose to build machine learning models—</w:t>
      </w:r>
      <w:r w:rsidRPr="00763A29">
        <w:rPr>
          <w:sz w:val="24"/>
          <w:szCs w:val="24"/>
        </w:rPr>
        <w:lastRenderedPageBreak/>
        <w:t xml:space="preserve">specifically natural language processing (NLP) models fine-tuned on large pre-trained Arabic transformers such as AraBERT—that are capable of learning what makes a poem “contain </w:t>
      </w:r>
      <w:r w:rsidRPr="007B36AD">
        <w:rPr>
          <w:i/>
          <w:iCs/>
          <w:sz w:val="24"/>
          <w:szCs w:val="24"/>
          <w:rPrChange w:id="45" w:author="עלי חוסיין" w:date="2025-06-02T14:24:00Z">
            <w:rPr>
              <w:sz w:val="24"/>
              <w:szCs w:val="24"/>
            </w:rPr>
          </w:rPrChange>
        </w:rPr>
        <w:t>tashb</w:t>
      </w:r>
      <w:r w:rsidRPr="007B36AD">
        <w:rPr>
          <w:rFonts w:hint="eastAsia"/>
          <w:i/>
          <w:iCs/>
          <w:sz w:val="24"/>
          <w:szCs w:val="24"/>
          <w:rPrChange w:id="46" w:author="עלי חוסיין" w:date="2025-06-02T14:24:00Z">
            <w:rPr>
              <w:rFonts w:hint="eastAsia"/>
              <w:sz w:val="24"/>
              <w:szCs w:val="24"/>
            </w:rPr>
          </w:rPrChange>
        </w:rPr>
        <w:t>ī</w:t>
      </w:r>
      <w:r w:rsidRPr="007B36AD">
        <w:rPr>
          <w:i/>
          <w:iCs/>
          <w:sz w:val="24"/>
          <w:szCs w:val="24"/>
          <w:rPrChange w:id="47" w:author="עלי חוסיין" w:date="2025-06-02T14:24:00Z">
            <w:rPr>
              <w:sz w:val="24"/>
              <w:szCs w:val="24"/>
            </w:rPr>
          </w:rPrChange>
        </w:rPr>
        <w:t>h</w:t>
      </w:r>
      <w:r w:rsidRPr="00763A29">
        <w:rPr>
          <w:sz w:val="24"/>
          <w:szCs w:val="24"/>
        </w:rPr>
        <w:t xml:space="preserve">,” even when the </w:t>
      </w:r>
      <w:r w:rsidRPr="00A15F5B">
        <w:rPr>
          <w:i/>
          <w:iCs/>
          <w:sz w:val="24"/>
          <w:szCs w:val="24"/>
          <w:rPrChange w:id="48" w:author="עלי חוסיין" w:date="2025-06-02T14:24:00Z">
            <w:rPr>
              <w:sz w:val="24"/>
              <w:szCs w:val="24"/>
            </w:rPr>
          </w:rPrChange>
        </w:rPr>
        <w:t>tashb</w:t>
      </w:r>
      <w:r w:rsidRPr="00A15F5B">
        <w:rPr>
          <w:rFonts w:hint="eastAsia"/>
          <w:i/>
          <w:iCs/>
          <w:sz w:val="24"/>
          <w:szCs w:val="24"/>
          <w:rPrChange w:id="49" w:author="עלי חוסיין" w:date="2025-06-02T14:24:00Z">
            <w:rPr>
              <w:rFonts w:hint="eastAsia"/>
              <w:sz w:val="24"/>
              <w:szCs w:val="24"/>
            </w:rPr>
          </w:rPrChange>
        </w:rPr>
        <w:t>ī</w:t>
      </w:r>
      <w:r w:rsidRPr="00A15F5B">
        <w:rPr>
          <w:i/>
          <w:iCs/>
          <w:sz w:val="24"/>
          <w:szCs w:val="24"/>
          <w:rPrChange w:id="50" w:author="עלי חוסיין" w:date="2025-06-02T14:24:00Z">
            <w:rPr>
              <w:sz w:val="24"/>
              <w:szCs w:val="24"/>
            </w:rPr>
          </w:rPrChange>
        </w:rPr>
        <w:t>h</w:t>
      </w:r>
      <w:r w:rsidRPr="00763A29">
        <w:rPr>
          <w:sz w:val="24"/>
          <w:szCs w:val="24"/>
        </w:rPr>
        <w:t xml:space="preserve"> is not explicitly marked. </w:t>
      </w:r>
    </w:p>
    <w:p w14:paraId="1F099D8B" w14:textId="77777777" w:rsidR="00EE6DE8" w:rsidRPr="00763A29" w:rsidRDefault="00EE6DE8" w:rsidP="00763A29">
      <w:pPr>
        <w:spacing w:line="360" w:lineRule="auto"/>
        <w:ind w:firstLine="720"/>
        <w:rPr>
          <w:sz w:val="24"/>
          <w:szCs w:val="24"/>
        </w:rPr>
      </w:pPr>
      <w:r w:rsidRPr="00763A29">
        <w:rPr>
          <w:sz w:val="24"/>
          <w:szCs w:val="24"/>
        </w:rPr>
        <w:t xml:space="preserve">In the initial phase of this research, we have: </w:t>
      </w:r>
    </w:p>
    <w:p w14:paraId="0C6BEDAA" w14:textId="77777777" w:rsidR="00EE6DE8" w:rsidRPr="00763A29" w:rsidRDefault="00EE6DE8" w:rsidP="00763A29">
      <w:pPr>
        <w:pStyle w:val="ListParagraph"/>
        <w:numPr>
          <w:ilvl w:val="0"/>
          <w:numId w:val="1"/>
        </w:numPr>
        <w:spacing w:line="360" w:lineRule="auto"/>
        <w:rPr>
          <w:sz w:val="24"/>
          <w:szCs w:val="24"/>
        </w:rPr>
      </w:pPr>
      <w:r w:rsidRPr="00763A29">
        <w:rPr>
          <w:sz w:val="24"/>
          <w:szCs w:val="24"/>
        </w:rPr>
        <w:t xml:space="preserve">Converted the legacy Java-based rule system to Python for scalability and integration with modern NLP pipelines; </w:t>
      </w:r>
    </w:p>
    <w:p w14:paraId="663B27BD" w14:textId="6F0A514B" w:rsidR="00EE6DE8" w:rsidRPr="00763A29" w:rsidRDefault="00EE6DE8" w:rsidP="00763A29">
      <w:pPr>
        <w:pStyle w:val="ListParagraph"/>
        <w:numPr>
          <w:ilvl w:val="0"/>
          <w:numId w:val="1"/>
        </w:numPr>
        <w:spacing w:line="360" w:lineRule="auto"/>
        <w:rPr>
          <w:sz w:val="24"/>
          <w:szCs w:val="24"/>
        </w:rPr>
      </w:pPr>
      <w:r w:rsidRPr="00763A29">
        <w:rPr>
          <w:sz w:val="24"/>
          <w:szCs w:val="24"/>
        </w:rPr>
        <w:t xml:space="preserve">Used the existing rule-based output to generate a binary labeled dataset of poems with and without </w:t>
      </w:r>
      <w:ins w:id="51" w:author="faisal omari" w:date="2025-06-03T08:25:00Z" w16du:dateUtc="2025-06-03T05:25:00Z">
        <w:r w:rsidR="00AF1A93" w:rsidRPr="009B7949">
          <w:rPr>
            <w:i/>
            <w:iCs/>
            <w:sz w:val="24"/>
            <w:szCs w:val="24"/>
          </w:rPr>
          <w:t>tashb</w:t>
        </w:r>
        <w:r w:rsidR="00AF1A93" w:rsidRPr="009B7949">
          <w:rPr>
            <w:rFonts w:hint="eastAsia"/>
            <w:i/>
            <w:iCs/>
            <w:sz w:val="24"/>
            <w:szCs w:val="24"/>
          </w:rPr>
          <w:t>ī</w:t>
        </w:r>
        <w:r w:rsidR="00AF1A93" w:rsidRPr="009B7949">
          <w:rPr>
            <w:i/>
            <w:iCs/>
            <w:sz w:val="24"/>
            <w:szCs w:val="24"/>
          </w:rPr>
          <w:t>h</w:t>
        </w:r>
        <w:r w:rsidR="00AF1A93" w:rsidRPr="00763A29">
          <w:rPr>
            <w:sz w:val="24"/>
            <w:szCs w:val="24"/>
          </w:rPr>
          <w:t xml:space="preserve"> </w:t>
        </w:r>
      </w:ins>
      <w:commentRangeStart w:id="52"/>
      <w:del w:id="53" w:author="faisal omari" w:date="2025-06-03T08:25:00Z" w16du:dateUtc="2025-06-03T05:25:00Z">
        <w:r w:rsidRPr="00763A29" w:rsidDel="00AF1A93">
          <w:rPr>
            <w:sz w:val="24"/>
            <w:szCs w:val="24"/>
          </w:rPr>
          <w:delText>tashbīh</w:delText>
        </w:r>
        <w:commentRangeEnd w:id="52"/>
        <w:r w:rsidR="00A15F5B" w:rsidDel="00AF1A93">
          <w:rPr>
            <w:rStyle w:val="CommentReference"/>
          </w:rPr>
          <w:commentReference w:id="52"/>
        </w:r>
      </w:del>
      <w:ins w:id="54" w:author="faisal omari" w:date="2025-06-03T08:24:00Z" w16du:dateUtc="2025-06-03T05:24:00Z">
        <w:r w:rsidR="00AF1A93">
          <w:rPr>
            <w:sz w:val="24"/>
            <w:szCs w:val="24"/>
          </w:rPr>
          <w:t>word</w:t>
        </w:r>
      </w:ins>
      <w:r w:rsidRPr="00763A29">
        <w:rPr>
          <w:sz w:val="24"/>
          <w:szCs w:val="24"/>
        </w:rPr>
        <w:t xml:space="preserve">; </w:t>
      </w:r>
    </w:p>
    <w:p w14:paraId="24431CD7" w14:textId="77777777" w:rsidR="00EE6DE8" w:rsidRPr="00763A29" w:rsidRDefault="00EE6DE8" w:rsidP="00763A29">
      <w:pPr>
        <w:pStyle w:val="ListParagraph"/>
        <w:numPr>
          <w:ilvl w:val="0"/>
          <w:numId w:val="1"/>
        </w:numPr>
        <w:spacing w:line="360" w:lineRule="auto"/>
        <w:rPr>
          <w:sz w:val="24"/>
          <w:szCs w:val="24"/>
        </w:rPr>
      </w:pPr>
      <w:r w:rsidRPr="00763A29">
        <w:rPr>
          <w:sz w:val="24"/>
          <w:szCs w:val="24"/>
        </w:rPr>
        <w:t xml:space="preserve">Preprocessed the poems by removing diacritics and cleaning the text; </w:t>
      </w:r>
    </w:p>
    <w:p w14:paraId="0EE9F2D6" w14:textId="77777777" w:rsidR="00EE6DE8" w:rsidRPr="00763A29" w:rsidRDefault="00EE6DE8" w:rsidP="00763A29">
      <w:pPr>
        <w:pStyle w:val="ListParagraph"/>
        <w:numPr>
          <w:ilvl w:val="0"/>
          <w:numId w:val="1"/>
        </w:numPr>
        <w:spacing w:line="360" w:lineRule="auto"/>
        <w:rPr>
          <w:sz w:val="24"/>
          <w:szCs w:val="24"/>
        </w:rPr>
      </w:pPr>
      <w:r w:rsidRPr="00763A29">
        <w:rPr>
          <w:sz w:val="24"/>
          <w:szCs w:val="24"/>
        </w:rPr>
        <w:t xml:space="preserve">Fine-tuned the AraBERT model on this dataset, achieving a 96% accuracy in identifying </w:t>
      </w:r>
      <w:r w:rsidRPr="00161740">
        <w:rPr>
          <w:i/>
          <w:iCs/>
          <w:sz w:val="24"/>
          <w:szCs w:val="24"/>
          <w:rPrChange w:id="55" w:author="עלי חוסיין" w:date="2025-06-02T14:25:00Z">
            <w:rPr>
              <w:sz w:val="24"/>
              <w:szCs w:val="24"/>
            </w:rPr>
          </w:rPrChange>
        </w:rPr>
        <w:t>tashb</w:t>
      </w:r>
      <w:r w:rsidRPr="00161740">
        <w:rPr>
          <w:rFonts w:hint="eastAsia"/>
          <w:i/>
          <w:iCs/>
          <w:sz w:val="24"/>
          <w:szCs w:val="24"/>
          <w:rPrChange w:id="56" w:author="עלי חוסיין" w:date="2025-06-02T14:25:00Z">
            <w:rPr>
              <w:rFonts w:hint="eastAsia"/>
              <w:sz w:val="24"/>
              <w:szCs w:val="24"/>
            </w:rPr>
          </w:rPrChange>
        </w:rPr>
        <w:t>ī</w:t>
      </w:r>
      <w:r w:rsidRPr="00161740">
        <w:rPr>
          <w:i/>
          <w:iCs/>
          <w:sz w:val="24"/>
          <w:szCs w:val="24"/>
          <w:rPrChange w:id="57" w:author="עלי חוסיין" w:date="2025-06-02T14:25:00Z">
            <w:rPr>
              <w:sz w:val="24"/>
              <w:szCs w:val="24"/>
            </w:rPr>
          </w:rPrChange>
        </w:rPr>
        <w:t>h</w:t>
      </w:r>
      <w:r w:rsidRPr="00763A29">
        <w:rPr>
          <w:sz w:val="24"/>
          <w:szCs w:val="24"/>
        </w:rPr>
        <w:t xml:space="preserve"> poems. </w:t>
      </w:r>
    </w:p>
    <w:p w14:paraId="22376A28" w14:textId="5D53ADCF" w:rsidR="00EE6DE8" w:rsidRPr="00763A29" w:rsidRDefault="00EE6DE8" w:rsidP="00763A29">
      <w:pPr>
        <w:spacing w:line="360" w:lineRule="auto"/>
        <w:ind w:firstLine="720"/>
        <w:rPr>
          <w:sz w:val="24"/>
          <w:szCs w:val="24"/>
        </w:rPr>
      </w:pPr>
      <w:r w:rsidRPr="00763A29">
        <w:rPr>
          <w:sz w:val="24"/>
          <w:szCs w:val="24"/>
        </w:rPr>
        <w:t xml:space="preserve">This </w:t>
      </w:r>
      <w:del w:id="58" w:author="צבי קופליק" w:date="2025-05-31T17:18:00Z">
        <w:r w:rsidRPr="00763A29" w:rsidDel="006C3961">
          <w:rPr>
            <w:sz w:val="24"/>
            <w:szCs w:val="24"/>
          </w:rPr>
          <w:delText xml:space="preserve">strong </w:delText>
        </w:r>
      </w:del>
      <w:r w:rsidRPr="00763A29">
        <w:rPr>
          <w:sz w:val="24"/>
          <w:szCs w:val="24"/>
        </w:rPr>
        <w:t xml:space="preserve">result demonstrates the feasibility of </w:t>
      </w:r>
      <w:del w:id="59" w:author="צבי קופליק" w:date="2025-05-31T17:19:00Z">
        <w:r w:rsidRPr="00763A29" w:rsidDel="006C3961">
          <w:rPr>
            <w:sz w:val="24"/>
            <w:szCs w:val="24"/>
          </w:rPr>
          <w:delText xml:space="preserve">teaching </w:delText>
        </w:r>
      </w:del>
      <w:ins w:id="60" w:author="צבי קופליק" w:date="2025-05-31T17:19:00Z">
        <w:r w:rsidR="006C3961" w:rsidRPr="00763A29">
          <w:rPr>
            <w:sz w:val="24"/>
            <w:szCs w:val="24"/>
          </w:rPr>
          <w:t>t</w:t>
        </w:r>
        <w:r w:rsidR="006C3961">
          <w:rPr>
            <w:sz w:val="24"/>
            <w:szCs w:val="24"/>
            <w:lang w:val="en-US"/>
          </w:rPr>
          <w:t>raining</w:t>
        </w:r>
        <w:r w:rsidR="006C3961" w:rsidRPr="00763A29">
          <w:rPr>
            <w:sz w:val="24"/>
            <w:szCs w:val="24"/>
          </w:rPr>
          <w:t xml:space="preserve"> </w:t>
        </w:r>
      </w:ins>
      <w:r w:rsidRPr="00763A29">
        <w:rPr>
          <w:sz w:val="24"/>
          <w:szCs w:val="24"/>
        </w:rPr>
        <w:t xml:space="preserve">models to </w:t>
      </w:r>
      <w:del w:id="61" w:author="צבי קופליק" w:date="2025-05-31T17:19:00Z">
        <w:r w:rsidRPr="00763A29" w:rsidDel="006C3961">
          <w:rPr>
            <w:sz w:val="24"/>
            <w:szCs w:val="24"/>
          </w:rPr>
          <w:delText>“understand”</w:delText>
        </w:r>
      </w:del>
      <w:ins w:id="62" w:author="צבי קופליק" w:date="2025-05-31T17:19:00Z">
        <w:r w:rsidR="006C3961">
          <w:rPr>
            <w:sz w:val="24"/>
            <w:szCs w:val="24"/>
            <w:lang w:val="en-US"/>
          </w:rPr>
          <w:t>identify</w:t>
        </w:r>
      </w:ins>
      <w:r w:rsidRPr="00763A29">
        <w:rPr>
          <w:sz w:val="24"/>
          <w:szCs w:val="24"/>
        </w:rPr>
        <w:t xml:space="preserve"> the rhetorical role of </w:t>
      </w:r>
      <w:r w:rsidRPr="00E07848">
        <w:rPr>
          <w:i/>
          <w:iCs/>
          <w:sz w:val="24"/>
          <w:szCs w:val="24"/>
          <w:rPrChange w:id="63" w:author="עלי חוסיין" w:date="2025-06-02T14:25:00Z">
            <w:rPr>
              <w:sz w:val="24"/>
              <w:szCs w:val="24"/>
            </w:rPr>
          </w:rPrChange>
        </w:rPr>
        <w:t>tashb</w:t>
      </w:r>
      <w:r w:rsidRPr="00E07848">
        <w:rPr>
          <w:rFonts w:hint="eastAsia"/>
          <w:i/>
          <w:iCs/>
          <w:sz w:val="24"/>
          <w:szCs w:val="24"/>
          <w:rPrChange w:id="64" w:author="עלי חוסיין" w:date="2025-06-02T14:25:00Z">
            <w:rPr>
              <w:rFonts w:hint="eastAsia"/>
              <w:sz w:val="24"/>
              <w:szCs w:val="24"/>
            </w:rPr>
          </w:rPrChange>
        </w:rPr>
        <w:t>ī</w:t>
      </w:r>
      <w:r w:rsidRPr="00E07848">
        <w:rPr>
          <w:i/>
          <w:iCs/>
          <w:sz w:val="24"/>
          <w:szCs w:val="24"/>
          <w:rPrChange w:id="65" w:author="עלי חוסיין" w:date="2025-06-02T14:25:00Z">
            <w:rPr>
              <w:sz w:val="24"/>
              <w:szCs w:val="24"/>
            </w:rPr>
          </w:rPrChange>
        </w:rPr>
        <w:t>h</w:t>
      </w:r>
      <w:r w:rsidRPr="00763A29">
        <w:rPr>
          <w:sz w:val="24"/>
          <w:szCs w:val="24"/>
        </w:rPr>
        <w:t xml:space="preserve"> in classical Arabic poetry. </w:t>
      </w:r>
    </w:p>
    <w:p w14:paraId="13C025A2" w14:textId="77777777" w:rsidR="00EE6DE8" w:rsidRPr="00763A29" w:rsidRDefault="00EE6DE8" w:rsidP="00763A29">
      <w:pPr>
        <w:spacing w:line="360" w:lineRule="auto"/>
        <w:ind w:firstLine="720"/>
        <w:rPr>
          <w:sz w:val="24"/>
          <w:szCs w:val="24"/>
        </w:rPr>
      </w:pPr>
      <w:r w:rsidRPr="00763A29">
        <w:rPr>
          <w:sz w:val="24"/>
          <w:szCs w:val="24"/>
        </w:rPr>
        <w:t xml:space="preserve">The next challenge, and the core focus of this thesis, is to move from detecting obvious </w:t>
      </w:r>
      <w:r w:rsidRPr="000D2041">
        <w:rPr>
          <w:i/>
          <w:iCs/>
          <w:sz w:val="24"/>
          <w:szCs w:val="24"/>
          <w:rPrChange w:id="66" w:author="עלי חוסיין" w:date="2025-06-02T14:25:00Z">
            <w:rPr>
              <w:sz w:val="24"/>
              <w:szCs w:val="24"/>
            </w:rPr>
          </w:rPrChange>
        </w:rPr>
        <w:t>tashb</w:t>
      </w:r>
      <w:r w:rsidRPr="000D2041">
        <w:rPr>
          <w:rFonts w:hint="eastAsia"/>
          <w:i/>
          <w:iCs/>
          <w:sz w:val="24"/>
          <w:szCs w:val="24"/>
          <w:rPrChange w:id="67" w:author="עלי חוסיין" w:date="2025-06-02T14:25:00Z">
            <w:rPr>
              <w:rFonts w:hint="eastAsia"/>
              <w:sz w:val="24"/>
              <w:szCs w:val="24"/>
            </w:rPr>
          </w:rPrChange>
        </w:rPr>
        <w:t>ī</w:t>
      </w:r>
      <w:r w:rsidRPr="000D2041">
        <w:rPr>
          <w:i/>
          <w:iCs/>
          <w:sz w:val="24"/>
          <w:szCs w:val="24"/>
          <w:rPrChange w:id="68" w:author="עלי חוסיין" w:date="2025-06-02T14:25:00Z">
            <w:rPr>
              <w:sz w:val="24"/>
              <w:szCs w:val="24"/>
            </w:rPr>
          </w:rPrChange>
        </w:rPr>
        <w:t>h</w:t>
      </w:r>
      <w:r w:rsidRPr="00763A29">
        <w:rPr>
          <w:sz w:val="24"/>
          <w:szCs w:val="24"/>
        </w:rPr>
        <w:t xml:space="preserve"> to identifying hidden </w:t>
      </w:r>
      <w:r w:rsidRPr="000D2041">
        <w:rPr>
          <w:i/>
          <w:iCs/>
          <w:sz w:val="24"/>
          <w:szCs w:val="24"/>
          <w:rPrChange w:id="69" w:author="עלי חוסיין" w:date="2025-06-02T14:26:00Z">
            <w:rPr>
              <w:sz w:val="24"/>
              <w:szCs w:val="24"/>
            </w:rPr>
          </w:rPrChange>
        </w:rPr>
        <w:t>tashb</w:t>
      </w:r>
      <w:r w:rsidRPr="000D2041">
        <w:rPr>
          <w:rFonts w:hint="eastAsia"/>
          <w:i/>
          <w:iCs/>
          <w:sz w:val="24"/>
          <w:szCs w:val="24"/>
          <w:rPrChange w:id="70" w:author="עלי חוסיין" w:date="2025-06-02T14:26:00Z">
            <w:rPr>
              <w:rFonts w:hint="eastAsia"/>
              <w:sz w:val="24"/>
              <w:szCs w:val="24"/>
            </w:rPr>
          </w:rPrChange>
        </w:rPr>
        <w:t>ī</w:t>
      </w:r>
      <w:r w:rsidRPr="000D2041">
        <w:rPr>
          <w:i/>
          <w:iCs/>
          <w:sz w:val="24"/>
          <w:szCs w:val="24"/>
          <w:rPrChange w:id="71" w:author="עלי חוסיין" w:date="2025-06-02T14:26:00Z">
            <w:rPr>
              <w:sz w:val="24"/>
              <w:szCs w:val="24"/>
            </w:rPr>
          </w:rPrChange>
        </w:rPr>
        <w:t>h</w:t>
      </w:r>
      <w:r w:rsidRPr="00763A29">
        <w:rPr>
          <w:sz w:val="24"/>
          <w:szCs w:val="24"/>
        </w:rPr>
        <w:t xml:space="preserve">: poetic lines where the comparison is embedded within context and meaning rather than structure. Our long-term goal is to build a model capable of identifying rhetorical richness in Arabic poetry even when surface cues are missing. To this end, we plan to: </w:t>
      </w:r>
    </w:p>
    <w:p w14:paraId="4D932748" w14:textId="53A9AAD7" w:rsidR="00EE6DE8" w:rsidRPr="00763A29" w:rsidRDefault="00EE6DE8" w:rsidP="00763A29">
      <w:pPr>
        <w:pStyle w:val="ListParagraph"/>
        <w:numPr>
          <w:ilvl w:val="0"/>
          <w:numId w:val="1"/>
        </w:numPr>
        <w:spacing w:line="360" w:lineRule="auto"/>
        <w:rPr>
          <w:sz w:val="24"/>
          <w:szCs w:val="24"/>
        </w:rPr>
      </w:pPr>
      <w:commentRangeStart w:id="72"/>
      <w:r w:rsidRPr="00763A29">
        <w:rPr>
          <w:sz w:val="24"/>
          <w:szCs w:val="24"/>
        </w:rPr>
        <w:t xml:space="preserve">Manually transform a sample of explicit </w:t>
      </w:r>
      <w:r w:rsidRPr="000D2041">
        <w:rPr>
          <w:i/>
          <w:iCs/>
          <w:sz w:val="24"/>
          <w:szCs w:val="24"/>
          <w:rPrChange w:id="73" w:author="עלי חוסיין" w:date="2025-06-02T14:26:00Z">
            <w:rPr>
              <w:sz w:val="24"/>
              <w:szCs w:val="24"/>
            </w:rPr>
          </w:rPrChange>
        </w:rPr>
        <w:t>tashb</w:t>
      </w:r>
      <w:r w:rsidRPr="000D2041">
        <w:rPr>
          <w:rFonts w:hint="eastAsia"/>
          <w:i/>
          <w:iCs/>
          <w:sz w:val="24"/>
          <w:szCs w:val="24"/>
          <w:rPrChange w:id="74" w:author="עלי חוסיין" w:date="2025-06-02T14:26:00Z">
            <w:rPr>
              <w:rFonts w:hint="eastAsia"/>
              <w:sz w:val="24"/>
              <w:szCs w:val="24"/>
            </w:rPr>
          </w:rPrChange>
        </w:rPr>
        <w:t>ī</w:t>
      </w:r>
      <w:r w:rsidRPr="000D2041">
        <w:rPr>
          <w:i/>
          <w:iCs/>
          <w:sz w:val="24"/>
          <w:szCs w:val="24"/>
          <w:rPrChange w:id="75" w:author="עלי חוסיין" w:date="2025-06-02T14:26:00Z">
            <w:rPr>
              <w:sz w:val="24"/>
              <w:szCs w:val="24"/>
            </w:rPr>
          </w:rPrChange>
        </w:rPr>
        <w:t>h</w:t>
      </w:r>
      <w:r w:rsidRPr="00763A29">
        <w:rPr>
          <w:sz w:val="24"/>
          <w:szCs w:val="24"/>
        </w:rPr>
        <w:t xml:space="preserve"> poems into hidden ones</w:t>
      </w:r>
      <w:commentRangeEnd w:id="72"/>
      <w:r w:rsidR="000D2041">
        <w:rPr>
          <w:rStyle w:val="CommentReference"/>
        </w:rPr>
        <w:commentReference w:id="72"/>
      </w:r>
      <w:ins w:id="76" w:author="faisal omari" w:date="2025-06-04T08:17:00Z" w16du:dateUtc="2025-06-04T05:17:00Z">
        <w:r w:rsidR="0077023F">
          <w:rPr>
            <w:sz w:val="24"/>
            <w:szCs w:val="24"/>
          </w:rPr>
          <w:t xml:space="preserve"> (29265 poems)</w:t>
        </w:r>
      </w:ins>
      <w:r w:rsidRPr="00763A29">
        <w:rPr>
          <w:sz w:val="24"/>
          <w:szCs w:val="24"/>
        </w:rPr>
        <w:t xml:space="preserve">; </w:t>
      </w:r>
    </w:p>
    <w:p w14:paraId="1941AA78" w14:textId="77777777" w:rsidR="00EE6DE8" w:rsidRPr="00763A29" w:rsidRDefault="00EE6DE8" w:rsidP="00763A29">
      <w:pPr>
        <w:pStyle w:val="ListParagraph"/>
        <w:numPr>
          <w:ilvl w:val="0"/>
          <w:numId w:val="1"/>
        </w:numPr>
        <w:spacing w:line="360" w:lineRule="auto"/>
        <w:rPr>
          <w:sz w:val="24"/>
          <w:szCs w:val="24"/>
        </w:rPr>
      </w:pPr>
      <w:r w:rsidRPr="00763A29">
        <w:rPr>
          <w:sz w:val="24"/>
          <w:szCs w:val="24"/>
        </w:rPr>
        <w:t xml:space="preserve">Investigate what features distinguish hidden </w:t>
      </w:r>
      <w:r w:rsidRPr="000D2041">
        <w:rPr>
          <w:i/>
          <w:iCs/>
          <w:sz w:val="24"/>
          <w:szCs w:val="24"/>
          <w:rPrChange w:id="77" w:author="עלי חוסיין" w:date="2025-06-02T14:26:00Z">
            <w:rPr>
              <w:sz w:val="24"/>
              <w:szCs w:val="24"/>
            </w:rPr>
          </w:rPrChange>
        </w:rPr>
        <w:t>tashb</w:t>
      </w:r>
      <w:r w:rsidRPr="000D2041">
        <w:rPr>
          <w:rFonts w:hint="eastAsia"/>
          <w:i/>
          <w:iCs/>
          <w:sz w:val="24"/>
          <w:szCs w:val="24"/>
          <w:rPrChange w:id="78" w:author="עלי חוסיין" w:date="2025-06-02T14:26:00Z">
            <w:rPr>
              <w:rFonts w:hint="eastAsia"/>
              <w:sz w:val="24"/>
              <w:szCs w:val="24"/>
            </w:rPr>
          </w:rPrChange>
        </w:rPr>
        <w:t>ī</w:t>
      </w:r>
      <w:r w:rsidRPr="000D2041">
        <w:rPr>
          <w:i/>
          <w:iCs/>
          <w:sz w:val="24"/>
          <w:szCs w:val="24"/>
          <w:rPrChange w:id="79" w:author="עלי חוסיין" w:date="2025-06-02T14:26:00Z">
            <w:rPr>
              <w:sz w:val="24"/>
              <w:szCs w:val="24"/>
            </w:rPr>
          </w:rPrChange>
        </w:rPr>
        <w:t>h</w:t>
      </w:r>
      <w:r w:rsidRPr="00763A29">
        <w:rPr>
          <w:sz w:val="24"/>
          <w:szCs w:val="24"/>
        </w:rPr>
        <w:t xml:space="preserve"> from non-</w:t>
      </w:r>
      <w:r w:rsidRPr="000D2041">
        <w:rPr>
          <w:i/>
          <w:iCs/>
          <w:sz w:val="24"/>
          <w:szCs w:val="24"/>
          <w:rPrChange w:id="80" w:author="עלי חוסיין" w:date="2025-06-02T14:26:00Z">
            <w:rPr>
              <w:sz w:val="24"/>
              <w:szCs w:val="24"/>
            </w:rPr>
          </w:rPrChange>
        </w:rPr>
        <w:t>tashb</w:t>
      </w:r>
      <w:r w:rsidRPr="000D2041">
        <w:rPr>
          <w:rFonts w:hint="eastAsia"/>
          <w:i/>
          <w:iCs/>
          <w:sz w:val="24"/>
          <w:szCs w:val="24"/>
          <w:rPrChange w:id="81" w:author="עלי חוסיין" w:date="2025-06-02T14:26:00Z">
            <w:rPr>
              <w:rFonts w:hint="eastAsia"/>
              <w:sz w:val="24"/>
              <w:szCs w:val="24"/>
            </w:rPr>
          </w:rPrChange>
        </w:rPr>
        <w:t>ī</w:t>
      </w:r>
      <w:r w:rsidRPr="000D2041">
        <w:rPr>
          <w:i/>
          <w:iCs/>
          <w:sz w:val="24"/>
          <w:szCs w:val="24"/>
          <w:rPrChange w:id="82" w:author="עלי חוסיין" w:date="2025-06-02T14:26:00Z">
            <w:rPr>
              <w:sz w:val="24"/>
              <w:szCs w:val="24"/>
            </w:rPr>
          </w:rPrChange>
        </w:rPr>
        <w:t>h</w:t>
      </w:r>
      <w:r w:rsidRPr="00763A29">
        <w:rPr>
          <w:sz w:val="24"/>
          <w:szCs w:val="24"/>
        </w:rPr>
        <w:t xml:space="preserve"> lines; </w:t>
      </w:r>
    </w:p>
    <w:p w14:paraId="5E02A132" w14:textId="77777777" w:rsidR="00EE6DE8" w:rsidRPr="00763A29" w:rsidRDefault="00EE6DE8" w:rsidP="00763A29">
      <w:pPr>
        <w:pStyle w:val="ListParagraph"/>
        <w:numPr>
          <w:ilvl w:val="0"/>
          <w:numId w:val="1"/>
        </w:numPr>
        <w:spacing w:line="360" w:lineRule="auto"/>
        <w:rPr>
          <w:sz w:val="24"/>
          <w:szCs w:val="24"/>
        </w:rPr>
      </w:pPr>
      <w:r w:rsidRPr="00763A29">
        <w:rPr>
          <w:sz w:val="24"/>
          <w:szCs w:val="24"/>
        </w:rPr>
        <w:t xml:space="preserve">Train and evaluate models that can generalize to these deeper forms of rhetorical expression. </w:t>
      </w:r>
    </w:p>
    <w:p w14:paraId="20F5529C" w14:textId="0273C73C" w:rsidR="00EE6DE8" w:rsidRPr="00AF1A93" w:rsidRDefault="00AF1A93">
      <w:pPr>
        <w:spacing w:line="360" w:lineRule="auto"/>
        <w:ind w:left="720" w:firstLine="360"/>
        <w:rPr>
          <w:sz w:val="24"/>
          <w:szCs w:val="24"/>
          <w:rPrChange w:id="83" w:author="faisal omari" w:date="2025-06-03T08:26:00Z" w16du:dateUtc="2025-06-03T05:26:00Z">
            <w:rPr/>
          </w:rPrChange>
        </w:rPr>
        <w:pPrChange w:id="84" w:author="faisal omari" w:date="2025-06-03T08:27:00Z" w16du:dateUtc="2025-06-03T05:27:00Z">
          <w:pPr>
            <w:pStyle w:val="ListParagraph"/>
            <w:numPr>
              <w:numId w:val="1"/>
            </w:numPr>
            <w:spacing w:line="360" w:lineRule="auto"/>
            <w:ind w:left="1080" w:hanging="360"/>
          </w:pPr>
        </w:pPrChange>
      </w:pPr>
      <w:ins w:id="85" w:author="faisal omari" w:date="2025-06-03T08:26:00Z" w16du:dateUtc="2025-06-03T05:26:00Z">
        <w:r w:rsidRPr="00AF1A93">
          <w:rPr>
            <w:sz w:val="24"/>
            <w:szCs w:val="24"/>
            <w:rPrChange w:id="86" w:author="faisal omari" w:date="2025-06-03T08:26:00Z" w16du:dateUtc="2025-06-03T05:26:00Z">
              <w:rPr/>
            </w:rPrChange>
          </w:rPr>
          <w:t xml:space="preserve">Ultimately, this research contributes to the field of digital Arabic literary analysis by combining classical rhetorical theory with state-of-the-art AI techniques, </w:t>
        </w:r>
        <w:r w:rsidRPr="00AF1A93">
          <w:rPr>
            <w:sz w:val="24"/>
            <w:szCs w:val="24"/>
            <w:rPrChange w:id="87" w:author="faisal omari" w:date="2025-06-03T08:26:00Z" w16du:dateUtc="2025-06-03T05:26:00Z">
              <w:rPr/>
            </w:rPrChange>
          </w:rPr>
          <w:lastRenderedPageBreak/>
          <w:t>opening new avenues for understanding and interpreting the depth of Arabic poetic language. Furthermore, the methodological framework developed in this work—particularly the approach to identifying implicit similes—can potentially be adapted to other languages and literary traditions, laying the foundation for broader cross-linguistic applications of rhetorical detection in computational literature studies.</w:t>
        </w:r>
      </w:ins>
      <w:commentRangeStart w:id="88"/>
      <w:del w:id="89" w:author="faisal omari" w:date="2025-06-03T08:26:00Z" w16du:dateUtc="2025-06-03T05:26:00Z">
        <w:r w:rsidR="00EE6DE8" w:rsidRPr="00AF1A93" w:rsidDel="00AF1A93">
          <w:rPr>
            <w:sz w:val="24"/>
            <w:szCs w:val="24"/>
            <w:rPrChange w:id="90" w:author="faisal omari" w:date="2025-06-03T08:26:00Z" w16du:dateUtc="2025-06-03T05:26:00Z">
              <w:rPr/>
            </w:rPrChange>
          </w:rPr>
          <w:delText>Ultimately, this research contributes to the field of digital Arabic literary analysis by combining classical rhetorical theory with state-of-the-art AI techniques, opening new avenues for understanding and interpreting the depth of Arabic poetic language.</w:delText>
        </w:r>
        <w:commentRangeEnd w:id="88"/>
        <w:r w:rsidR="005C22AC" w:rsidDel="00AF1A93">
          <w:rPr>
            <w:rStyle w:val="CommentReference"/>
          </w:rPr>
          <w:commentReference w:id="88"/>
        </w:r>
      </w:del>
      <w:r w:rsidR="00EE6DE8" w:rsidRPr="00AF1A93">
        <w:rPr>
          <w:sz w:val="24"/>
          <w:szCs w:val="24"/>
          <w:rPrChange w:id="91" w:author="faisal omari" w:date="2025-06-03T08:26:00Z" w16du:dateUtc="2025-06-03T05:26:00Z">
            <w:rPr/>
          </w:rPrChange>
        </w:rPr>
        <w:br w:type="page"/>
      </w:r>
    </w:p>
    <w:p w14:paraId="2F975FA9" w14:textId="3D46337F" w:rsidR="00EE6DE8" w:rsidRPr="00272280" w:rsidRDefault="002B55F3" w:rsidP="00272280">
      <w:pPr>
        <w:pStyle w:val="ListParagraph"/>
        <w:numPr>
          <w:ilvl w:val="0"/>
          <w:numId w:val="4"/>
        </w:numPr>
        <w:spacing w:line="360" w:lineRule="auto"/>
        <w:outlineLvl w:val="0"/>
        <w:rPr>
          <w:b/>
          <w:bCs/>
          <w:color w:val="FF0000"/>
          <w:sz w:val="28"/>
          <w:szCs w:val="28"/>
        </w:rPr>
      </w:pPr>
      <w:bookmarkStart w:id="92" w:name="_Toc199496430"/>
      <w:commentRangeStart w:id="93"/>
      <w:r w:rsidRPr="00272280">
        <w:rPr>
          <w:b/>
          <w:bCs/>
          <w:color w:val="FF0000"/>
          <w:sz w:val="28"/>
          <w:szCs w:val="28"/>
        </w:rPr>
        <w:lastRenderedPageBreak/>
        <w:t>Background</w:t>
      </w:r>
      <w:r w:rsidR="00C555AA">
        <w:rPr>
          <w:b/>
          <w:bCs/>
          <w:color w:val="FF0000"/>
          <w:sz w:val="28"/>
          <w:szCs w:val="28"/>
        </w:rPr>
        <w:t xml:space="preserve"> and Related Work</w:t>
      </w:r>
      <w:bookmarkEnd w:id="92"/>
      <w:commentRangeEnd w:id="93"/>
      <w:r w:rsidR="006A5847">
        <w:rPr>
          <w:rStyle w:val="CommentReference"/>
        </w:rPr>
        <w:commentReference w:id="93"/>
      </w:r>
    </w:p>
    <w:p w14:paraId="4148C70B" w14:textId="53C205E6" w:rsidR="009078DB" w:rsidRPr="009078DB" w:rsidRDefault="009078DB" w:rsidP="009078DB">
      <w:pPr>
        <w:spacing w:line="360" w:lineRule="auto"/>
        <w:outlineLvl w:val="1"/>
        <w:rPr>
          <w:b/>
          <w:bCs/>
          <w:sz w:val="24"/>
          <w:szCs w:val="24"/>
        </w:rPr>
      </w:pPr>
      <w:bookmarkStart w:id="94" w:name="_Toc199496431"/>
      <w:r w:rsidRPr="009078DB">
        <w:rPr>
          <w:b/>
          <w:bCs/>
          <w:sz w:val="24"/>
          <w:szCs w:val="24"/>
        </w:rPr>
        <w:t>Arabic Language</w:t>
      </w:r>
      <w:bookmarkEnd w:id="94"/>
    </w:p>
    <w:p w14:paraId="0E7E7B16" w14:textId="5861F6E0" w:rsidR="000A35C6" w:rsidRDefault="000A35C6" w:rsidP="000A35C6">
      <w:pPr>
        <w:spacing w:line="360" w:lineRule="auto"/>
        <w:ind w:firstLine="360"/>
        <w:rPr>
          <w:sz w:val="24"/>
          <w:szCs w:val="24"/>
        </w:rPr>
      </w:pPr>
      <w:r w:rsidRPr="000A35C6">
        <w:rPr>
          <w:sz w:val="24"/>
          <w:szCs w:val="24"/>
        </w:rPr>
        <w:t>Arabic is a Semitic language characterized by rich morphology, complex syntactic structures, and deep-rooted rhetorical traditions. It features a templatic root-and-pattern system, where most words are derived from triliteral roots, enabling high lexical productivity. Arabic is also diglossic, with a significant difference between Modern Standard Arabic (MSA) and its spoken dialects, adding another layer of linguistic complexity.</w:t>
      </w:r>
    </w:p>
    <w:p w14:paraId="1BA49A24" w14:textId="1680171A" w:rsidR="009078DB" w:rsidRPr="009078DB" w:rsidRDefault="009078DB" w:rsidP="009078DB">
      <w:pPr>
        <w:spacing w:line="360" w:lineRule="auto"/>
        <w:outlineLvl w:val="1"/>
        <w:rPr>
          <w:b/>
          <w:bCs/>
          <w:sz w:val="24"/>
          <w:szCs w:val="24"/>
        </w:rPr>
      </w:pPr>
      <w:bookmarkStart w:id="95" w:name="_Toc199496432"/>
      <w:r w:rsidRPr="009078DB">
        <w:rPr>
          <w:b/>
          <w:bCs/>
          <w:sz w:val="24"/>
          <w:szCs w:val="24"/>
        </w:rPr>
        <w:t>Arabic Poetry</w:t>
      </w:r>
      <w:bookmarkEnd w:id="95"/>
    </w:p>
    <w:p w14:paraId="05ADFB64" w14:textId="3D4EFC53" w:rsidR="000A35C6" w:rsidRDefault="000A35C6" w:rsidP="000A35C6">
      <w:pPr>
        <w:spacing w:line="360" w:lineRule="auto"/>
        <w:ind w:firstLine="360"/>
        <w:rPr>
          <w:sz w:val="24"/>
          <w:szCs w:val="24"/>
        </w:rPr>
      </w:pPr>
      <w:r w:rsidRPr="000A35C6">
        <w:rPr>
          <w:sz w:val="24"/>
          <w:szCs w:val="24"/>
        </w:rPr>
        <w:t>Arabic poetry, particularly pre-modern and classical forms, is a core cultural and literary heritage in the Arab world. Poems are rich in rhetorical devices, emotional depth, and symbolic expression. They are written in a highly stylized and metrically constrained form</w:t>
      </w:r>
      <w:del w:id="96" w:author="עלי חוסיין" w:date="2025-06-03T06:43:00Z">
        <w:r w:rsidRPr="000A35C6" w:rsidDel="00D96432">
          <w:rPr>
            <w:sz w:val="24"/>
            <w:szCs w:val="24"/>
          </w:rPr>
          <w:delText xml:space="preserve"> (al-</w:delText>
        </w:r>
        <w:r w:rsidRPr="000A35C6" w:rsidDel="00D96432">
          <w:rPr>
            <w:rFonts w:ascii="Arial" w:hAnsi="Arial" w:cs="Arial"/>
            <w:sz w:val="24"/>
            <w:szCs w:val="24"/>
          </w:rPr>
          <w:delText>ʿ</w:delText>
        </w:r>
        <w:r w:rsidRPr="000A35C6" w:rsidDel="00D96432">
          <w:rPr>
            <w:sz w:val="24"/>
            <w:szCs w:val="24"/>
          </w:rPr>
          <w:delText>arū</w:delText>
        </w:r>
        <w:r w:rsidRPr="000A35C6" w:rsidDel="00D96432">
          <w:rPr>
            <w:rFonts w:ascii="Calibri" w:hAnsi="Calibri" w:cs="Calibri"/>
            <w:sz w:val="24"/>
            <w:szCs w:val="24"/>
          </w:rPr>
          <w:delText>ḍ</w:delText>
        </w:r>
        <w:r w:rsidRPr="000A35C6" w:rsidDel="00D96432">
          <w:rPr>
            <w:sz w:val="24"/>
            <w:szCs w:val="24"/>
          </w:rPr>
          <w:delText>)</w:delText>
        </w:r>
      </w:del>
      <w:r w:rsidRPr="000A35C6">
        <w:rPr>
          <w:sz w:val="24"/>
          <w:szCs w:val="24"/>
        </w:rPr>
        <w:t>, which enhances their expressive power but also introduces challenges for computational analysis due to non-standard grammar and poetic license</w:t>
      </w:r>
      <w:ins w:id="97" w:author="עלי חוסיין" w:date="2025-06-03T06:43:00Z">
        <w:r w:rsidR="0010761E">
          <w:rPr>
            <w:sz w:val="24"/>
            <w:szCs w:val="24"/>
            <w:lang w:val="en-US"/>
          </w:rPr>
          <w:t>s</w:t>
        </w:r>
      </w:ins>
      <w:r w:rsidRPr="000A35C6">
        <w:rPr>
          <w:sz w:val="24"/>
          <w:szCs w:val="24"/>
        </w:rPr>
        <w:t>.</w:t>
      </w:r>
    </w:p>
    <w:p w14:paraId="318D8D9C" w14:textId="5331B0E5" w:rsidR="006A5847" w:rsidRPr="009078DB" w:rsidRDefault="006A5847" w:rsidP="006A5847">
      <w:pPr>
        <w:spacing w:line="360" w:lineRule="auto"/>
        <w:outlineLvl w:val="1"/>
        <w:rPr>
          <w:ins w:id="98" w:author="צבי קופליק" w:date="2025-06-01T08:59:00Z"/>
          <w:b/>
          <w:bCs/>
          <w:sz w:val="24"/>
          <w:szCs w:val="24"/>
        </w:rPr>
      </w:pPr>
      <w:bookmarkStart w:id="99" w:name="_Toc199496433"/>
      <w:commentRangeStart w:id="100"/>
      <w:ins w:id="101" w:author="צבי קופליק" w:date="2025-06-01T08:59:00Z">
        <w:r>
          <w:rPr>
            <w:b/>
            <w:bCs/>
            <w:sz w:val="24"/>
            <w:szCs w:val="24"/>
            <w:lang w:val="en-US"/>
          </w:rPr>
          <w:t>Natural language processing (</w:t>
        </w:r>
        <w:r w:rsidRPr="009078DB">
          <w:rPr>
            <w:b/>
            <w:bCs/>
            <w:sz w:val="24"/>
            <w:szCs w:val="24"/>
          </w:rPr>
          <w:t>NLP</w:t>
        </w:r>
        <w:r>
          <w:rPr>
            <w:b/>
            <w:bCs/>
            <w:sz w:val="24"/>
            <w:szCs w:val="24"/>
            <w:lang w:val="en-US"/>
          </w:rPr>
          <w:t>)</w:t>
        </w:r>
        <w:r w:rsidRPr="009078DB">
          <w:rPr>
            <w:b/>
            <w:bCs/>
            <w:sz w:val="24"/>
            <w:szCs w:val="24"/>
          </w:rPr>
          <w:t xml:space="preserve"> </w:t>
        </w:r>
      </w:ins>
      <w:commentRangeEnd w:id="100"/>
      <w:ins w:id="102" w:author="צבי קופליק" w:date="2025-06-01T09:00:00Z">
        <w:r>
          <w:rPr>
            <w:rStyle w:val="CommentReference"/>
          </w:rPr>
          <w:commentReference w:id="100"/>
        </w:r>
      </w:ins>
    </w:p>
    <w:p w14:paraId="628F611D" w14:textId="473B85EC" w:rsidR="006A5847" w:rsidRPr="00AF1A93" w:rsidRDefault="00AF1A93">
      <w:pPr>
        <w:spacing w:line="360" w:lineRule="auto"/>
        <w:ind w:firstLine="720"/>
        <w:outlineLvl w:val="1"/>
        <w:rPr>
          <w:ins w:id="103" w:author="צבי קופליק" w:date="2025-06-01T08:59:00Z"/>
          <w:sz w:val="24"/>
          <w:szCs w:val="24"/>
          <w:rPrChange w:id="104" w:author="faisal omari" w:date="2025-06-03T08:28:00Z" w16du:dateUtc="2025-06-03T05:28:00Z">
            <w:rPr>
              <w:ins w:id="105" w:author="צבי קופליק" w:date="2025-06-01T08:59:00Z"/>
              <w:b/>
              <w:bCs/>
              <w:sz w:val="24"/>
              <w:szCs w:val="24"/>
            </w:rPr>
          </w:rPrChange>
        </w:rPr>
        <w:pPrChange w:id="106" w:author="faisal omari" w:date="2025-06-03T08:28:00Z" w16du:dateUtc="2025-06-03T05:28:00Z">
          <w:pPr>
            <w:spacing w:line="360" w:lineRule="auto"/>
            <w:outlineLvl w:val="1"/>
          </w:pPr>
        </w:pPrChange>
      </w:pPr>
      <w:ins w:id="107" w:author="faisal omari" w:date="2025-06-03T08:28:00Z" w16du:dateUtc="2025-06-03T05:28:00Z">
        <w:r w:rsidRPr="00AF1A93">
          <w:rPr>
            <w:sz w:val="24"/>
            <w:szCs w:val="24"/>
            <w:rPrChange w:id="108" w:author="faisal omari" w:date="2025-06-03T08:28:00Z" w16du:dateUtc="2025-06-03T05:28:00Z">
              <w:rPr>
                <w:b/>
                <w:bCs/>
                <w:sz w:val="24"/>
                <w:szCs w:val="24"/>
              </w:rPr>
            </w:rPrChange>
          </w:rPr>
          <w:t xml:space="preserve">Natural Language Processing (NLP) is a subfield of artificial intelligence (AI) that focuses on enabling computers to understand, interpret, generate, and manipulate human language. It lies at the intersection of linguistics and computer science and plays a critical role in applications such as machine translation, sentiment analysis, speech recognition, chatbots, question answering systems, and text classification. NLP systems rely on a combination of rule-based algorithms, statistical methods, and machine learning techniques—particularly deep learning models—to process language at different levels, from word morphology and syntax to semantic understanding and discourse analysis. With the advent of transformer-based models like BERT and GPT, NLP has achieved significant advances in performance, bringing machines closer to understanding the nuances, </w:t>
        </w:r>
        <w:r w:rsidRPr="00AF1A93">
          <w:rPr>
            <w:sz w:val="24"/>
            <w:szCs w:val="24"/>
            <w:rPrChange w:id="109" w:author="faisal omari" w:date="2025-06-03T08:28:00Z" w16du:dateUtc="2025-06-03T05:28:00Z">
              <w:rPr>
                <w:b/>
                <w:bCs/>
                <w:sz w:val="24"/>
                <w:szCs w:val="24"/>
              </w:rPr>
            </w:rPrChange>
          </w:rPr>
          <w:lastRenderedPageBreak/>
          <w:t>ambiguity, and complexity of human communication. As such, NLP serves not only as a technical tool but also as a bridge between computational power and human expression.</w:t>
        </w:r>
      </w:ins>
    </w:p>
    <w:p w14:paraId="48D84E4A" w14:textId="36944A03" w:rsidR="009078DB" w:rsidRPr="006A5847" w:rsidRDefault="009078DB" w:rsidP="009078DB">
      <w:pPr>
        <w:spacing w:line="360" w:lineRule="auto"/>
        <w:outlineLvl w:val="1"/>
        <w:rPr>
          <w:b/>
          <w:bCs/>
          <w:sz w:val="24"/>
          <w:szCs w:val="24"/>
          <w:lang w:val="en-US"/>
          <w:rPrChange w:id="110" w:author="צבי קופליק" w:date="2025-06-01T09:02:00Z">
            <w:rPr>
              <w:b/>
              <w:bCs/>
              <w:sz w:val="24"/>
              <w:szCs w:val="24"/>
            </w:rPr>
          </w:rPrChange>
        </w:rPr>
      </w:pPr>
      <w:del w:id="111" w:author="צבי קופליק" w:date="2025-06-01T09:02:00Z">
        <w:r w:rsidRPr="009078DB" w:rsidDel="006A5847">
          <w:rPr>
            <w:b/>
            <w:bCs/>
            <w:sz w:val="24"/>
            <w:szCs w:val="24"/>
          </w:rPr>
          <w:delText xml:space="preserve">Why NLP in </w:delText>
        </w:r>
      </w:del>
      <w:r w:rsidRPr="009078DB">
        <w:rPr>
          <w:b/>
          <w:bCs/>
          <w:sz w:val="24"/>
          <w:szCs w:val="24"/>
        </w:rPr>
        <w:t xml:space="preserve">Arabic </w:t>
      </w:r>
      <w:del w:id="112" w:author="צבי קופליק" w:date="2025-06-01T09:02:00Z">
        <w:r w:rsidRPr="009078DB" w:rsidDel="006A5847">
          <w:rPr>
            <w:b/>
            <w:bCs/>
            <w:sz w:val="24"/>
            <w:szCs w:val="24"/>
          </w:rPr>
          <w:delText>is Challenging</w:delText>
        </w:r>
      </w:del>
      <w:bookmarkEnd w:id="99"/>
      <w:ins w:id="113" w:author="צבי קופליק" w:date="2025-06-01T09:02:00Z">
        <w:r w:rsidR="006A5847">
          <w:rPr>
            <w:b/>
            <w:bCs/>
            <w:sz w:val="24"/>
            <w:szCs w:val="24"/>
            <w:lang w:val="en-US"/>
          </w:rPr>
          <w:t>NLP – challenges and importance</w:t>
        </w:r>
      </w:ins>
    </w:p>
    <w:p w14:paraId="69A9E5E5" w14:textId="77777777" w:rsidR="000A35C6" w:rsidRDefault="000A35C6" w:rsidP="000A35C6">
      <w:pPr>
        <w:spacing w:line="360" w:lineRule="auto"/>
        <w:ind w:firstLine="360"/>
        <w:rPr>
          <w:sz w:val="24"/>
          <w:szCs w:val="24"/>
        </w:rPr>
      </w:pPr>
      <w:r w:rsidRPr="000A35C6">
        <w:rPr>
          <w:sz w:val="24"/>
          <w:szCs w:val="24"/>
        </w:rPr>
        <w:t xml:space="preserve">Natural Language Processing (NLP) in Arabic faces several unique challenges: </w:t>
      </w:r>
    </w:p>
    <w:p w14:paraId="15A2169D" w14:textId="77777777" w:rsidR="000A35C6" w:rsidRDefault="000A35C6" w:rsidP="000A35C6">
      <w:pPr>
        <w:pStyle w:val="ListParagraph"/>
        <w:numPr>
          <w:ilvl w:val="0"/>
          <w:numId w:val="1"/>
        </w:numPr>
        <w:spacing w:line="360" w:lineRule="auto"/>
        <w:rPr>
          <w:sz w:val="24"/>
          <w:szCs w:val="24"/>
        </w:rPr>
      </w:pPr>
      <w:r w:rsidRPr="000A35C6">
        <w:rPr>
          <w:sz w:val="24"/>
          <w:szCs w:val="24"/>
        </w:rPr>
        <w:t xml:space="preserve">Morphological richness: A single Arabic word may encode extensive grammatical information (e.g., gender, number, tense), leading to data sparsity and ambiguity. </w:t>
      </w:r>
    </w:p>
    <w:p w14:paraId="68D40658" w14:textId="77777777" w:rsidR="000A35C6" w:rsidRDefault="000A35C6" w:rsidP="000A35C6">
      <w:pPr>
        <w:pStyle w:val="ListParagraph"/>
        <w:numPr>
          <w:ilvl w:val="0"/>
          <w:numId w:val="1"/>
        </w:numPr>
        <w:spacing w:line="360" w:lineRule="auto"/>
        <w:rPr>
          <w:sz w:val="24"/>
          <w:szCs w:val="24"/>
        </w:rPr>
      </w:pPr>
      <w:r w:rsidRPr="000A35C6">
        <w:rPr>
          <w:sz w:val="24"/>
          <w:szCs w:val="24"/>
        </w:rPr>
        <w:t xml:space="preserve">Orthographic ambiguity: Arabic script lacks short vowels (diacritics) in most modern texts, causing lexical and syntactic ambiguities. </w:t>
      </w:r>
    </w:p>
    <w:p w14:paraId="271395DE" w14:textId="77777777" w:rsidR="000A35C6" w:rsidRDefault="000A35C6" w:rsidP="000A35C6">
      <w:pPr>
        <w:pStyle w:val="ListParagraph"/>
        <w:numPr>
          <w:ilvl w:val="0"/>
          <w:numId w:val="1"/>
        </w:numPr>
        <w:spacing w:line="360" w:lineRule="auto"/>
        <w:rPr>
          <w:sz w:val="24"/>
          <w:szCs w:val="24"/>
        </w:rPr>
      </w:pPr>
      <w:r w:rsidRPr="000A35C6">
        <w:rPr>
          <w:sz w:val="24"/>
          <w:szCs w:val="24"/>
        </w:rPr>
        <w:t xml:space="preserve">Tokenization issues: Clitics (e.g., prepositions, conjunctions, articles) often attach to words, making segmentation non-trivial. </w:t>
      </w:r>
    </w:p>
    <w:p w14:paraId="1CCA68BB" w14:textId="4840D2DD" w:rsidR="000A35C6" w:rsidRDefault="000A35C6" w:rsidP="000A35C6">
      <w:pPr>
        <w:pStyle w:val="ListParagraph"/>
        <w:numPr>
          <w:ilvl w:val="0"/>
          <w:numId w:val="1"/>
        </w:numPr>
        <w:spacing w:line="360" w:lineRule="auto"/>
        <w:rPr>
          <w:sz w:val="24"/>
          <w:szCs w:val="24"/>
        </w:rPr>
      </w:pPr>
      <w:r w:rsidRPr="000A35C6">
        <w:rPr>
          <w:sz w:val="24"/>
          <w:szCs w:val="24"/>
        </w:rPr>
        <w:t>Lack of high-quality labeled data: Compared to English, Arabic has fewer publicly available, large-scale annotated corpora for complex NLP tasks.</w:t>
      </w:r>
    </w:p>
    <w:p w14:paraId="2D260814" w14:textId="34B5DCD2" w:rsidR="009078DB" w:rsidRPr="009078DB" w:rsidDel="006A5847" w:rsidRDefault="009078DB" w:rsidP="009078DB">
      <w:pPr>
        <w:spacing w:line="360" w:lineRule="auto"/>
        <w:outlineLvl w:val="1"/>
        <w:rPr>
          <w:del w:id="114" w:author="צבי קופליק" w:date="2025-06-01T09:02:00Z"/>
          <w:b/>
          <w:bCs/>
          <w:sz w:val="24"/>
          <w:szCs w:val="24"/>
        </w:rPr>
      </w:pPr>
      <w:bookmarkStart w:id="115" w:name="_Toc199496434"/>
      <w:del w:id="116" w:author="צבי קופליק" w:date="2025-06-01T09:02:00Z">
        <w:r w:rsidRPr="009078DB" w:rsidDel="006A5847">
          <w:rPr>
            <w:b/>
            <w:bCs/>
            <w:sz w:val="24"/>
            <w:szCs w:val="24"/>
          </w:rPr>
          <w:delText>Why Arabic NLP is Interesting and Important</w:delText>
        </w:r>
        <w:bookmarkEnd w:id="115"/>
      </w:del>
    </w:p>
    <w:p w14:paraId="49EADF10" w14:textId="07523732" w:rsidR="000A35C6" w:rsidRDefault="000A35C6" w:rsidP="000A35C6">
      <w:pPr>
        <w:spacing w:line="360" w:lineRule="auto"/>
        <w:ind w:firstLine="360"/>
        <w:rPr>
          <w:sz w:val="24"/>
          <w:szCs w:val="24"/>
        </w:rPr>
      </w:pPr>
      <w:r w:rsidRPr="000A35C6">
        <w:rPr>
          <w:sz w:val="24"/>
          <w:szCs w:val="24"/>
        </w:rPr>
        <w:t xml:space="preserve">Despite the challenges, Arabic NLP is a rich and underexplored field with high cultural, academic, and technological value. It offers opportunities for preserving literary heritage, enabling cross-linguistic computational research, and empowering Arabic-speaking communities with advanced AI tools. Rhetorical structures like </w:t>
      </w:r>
      <w:r w:rsidRPr="009B5262">
        <w:rPr>
          <w:i/>
          <w:iCs/>
          <w:sz w:val="24"/>
          <w:szCs w:val="24"/>
          <w:rPrChange w:id="117" w:author="עלי חוסיין" w:date="2025-06-03T06:46:00Z">
            <w:rPr>
              <w:sz w:val="24"/>
              <w:szCs w:val="24"/>
            </w:rPr>
          </w:rPrChange>
        </w:rPr>
        <w:t>tashbīh</w:t>
      </w:r>
      <w:r w:rsidRPr="000A35C6">
        <w:rPr>
          <w:sz w:val="24"/>
          <w:szCs w:val="24"/>
        </w:rPr>
        <w:t>, metaphor</w:t>
      </w:r>
      <w:ins w:id="118" w:author="עלי חוסיין" w:date="2025-06-03T06:46:00Z">
        <w:r w:rsidR="009B5262">
          <w:rPr>
            <w:sz w:val="24"/>
            <w:szCs w:val="24"/>
            <w:lang w:val="en-US"/>
          </w:rPr>
          <w:t xml:space="preserve"> (including </w:t>
        </w:r>
      </w:ins>
      <w:del w:id="119" w:author="עלי חוסיין" w:date="2025-06-03T06:46:00Z">
        <w:r w:rsidRPr="000A35C6" w:rsidDel="009B5262">
          <w:rPr>
            <w:sz w:val="24"/>
            <w:szCs w:val="24"/>
          </w:rPr>
          <w:delText xml:space="preserve">, and </w:delText>
        </w:r>
      </w:del>
      <w:r w:rsidRPr="000A35C6">
        <w:rPr>
          <w:sz w:val="24"/>
          <w:szCs w:val="24"/>
        </w:rPr>
        <w:t>personification</w:t>
      </w:r>
      <w:ins w:id="120" w:author="עלי חוסיין" w:date="2025-06-03T06:46:00Z">
        <w:r w:rsidR="009B5262">
          <w:rPr>
            <w:sz w:val="24"/>
            <w:szCs w:val="24"/>
            <w:lang w:val="en-US"/>
          </w:rPr>
          <w:t>)</w:t>
        </w:r>
      </w:ins>
      <w:r w:rsidRPr="000A35C6">
        <w:rPr>
          <w:sz w:val="24"/>
          <w:szCs w:val="24"/>
        </w:rPr>
        <w:t xml:space="preserve"> are deeply embedded in Arabic expression, making their computational study both intellectually rewarding and practically useful for applications in education, search, and cultural preservation.</w:t>
      </w:r>
    </w:p>
    <w:p w14:paraId="1FC14E13" w14:textId="16CA0076" w:rsidR="009078DB" w:rsidRPr="009078DB" w:rsidRDefault="009078DB" w:rsidP="009078DB">
      <w:pPr>
        <w:spacing w:line="360" w:lineRule="auto"/>
        <w:outlineLvl w:val="1"/>
        <w:rPr>
          <w:b/>
          <w:bCs/>
          <w:sz w:val="24"/>
          <w:szCs w:val="24"/>
        </w:rPr>
      </w:pPr>
      <w:bookmarkStart w:id="121" w:name="_Toc199496435"/>
      <w:r w:rsidRPr="00707C96">
        <w:rPr>
          <w:b/>
          <w:bCs/>
          <w:i/>
          <w:iCs/>
          <w:sz w:val="24"/>
          <w:szCs w:val="24"/>
          <w:rPrChange w:id="122" w:author="עלי חוסיין" w:date="2025-06-03T06:46:00Z">
            <w:rPr>
              <w:b/>
              <w:bCs/>
              <w:sz w:val="24"/>
              <w:szCs w:val="24"/>
            </w:rPr>
          </w:rPrChange>
        </w:rPr>
        <w:t>Tashbīh</w:t>
      </w:r>
      <w:r w:rsidRPr="009078DB">
        <w:rPr>
          <w:b/>
          <w:bCs/>
          <w:sz w:val="24"/>
          <w:szCs w:val="24"/>
        </w:rPr>
        <w:t xml:space="preserve"> in Arabic Rhetoric</w:t>
      </w:r>
      <w:bookmarkEnd w:id="121"/>
    </w:p>
    <w:p w14:paraId="00F35A39" w14:textId="3E06307A" w:rsidR="002B55F3" w:rsidRPr="00763A29" w:rsidRDefault="002B55F3" w:rsidP="000A35C6">
      <w:pPr>
        <w:spacing w:line="360" w:lineRule="auto"/>
        <w:ind w:firstLine="360"/>
        <w:rPr>
          <w:sz w:val="24"/>
          <w:szCs w:val="24"/>
        </w:rPr>
      </w:pPr>
      <w:r w:rsidRPr="00763A29">
        <w:rPr>
          <w:sz w:val="24"/>
          <w:szCs w:val="24"/>
        </w:rPr>
        <w:t>Arabic rhetoric (</w:t>
      </w:r>
      <w:r w:rsidRPr="00772D48">
        <w:rPr>
          <w:i/>
          <w:iCs/>
          <w:sz w:val="24"/>
          <w:szCs w:val="24"/>
          <w:rPrChange w:id="123" w:author="עלי חוסיין" w:date="2025-06-03T06:46:00Z">
            <w:rPr>
              <w:sz w:val="24"/>
              <w:szCs w:val="24"/>
            </w:rPr>
          </w:rPrChange>
        </w:rPr>
        <w:t>balāgha</w:t>
      </w:r>
      <w:r w:rsidRPr="00763A29">
        <w:rPr>
          <w:sz w:val="24"/>
          <w:szCs w:val="24"/>
        </w:rPr>
        <w:t xml:space="preserve">) treats </w:t>
      </w:r>
      <w:r w:rsidRPr="00772D48">
        <w:rPr>
          <w:i/>
          <w:iCs/>
          <w:sz w:val="24"/>
          <w:szCs w:val="24"/>
          <w:rPrChange w:id="124" w:author="עלי חוסיין" w:date="2025-06-03T06:46:00Z">
            <w:rPr>
              <w:sz w:val="24"/>
              <w:szCs w:val="24"/>
            </w:rPr>
          </w:rPrChange>
        </w:rPr>
        <w:t>tashbīh</w:t>
      </w:r>
      <w:r w:rsidRPr="00763A29">
        <w:rPr>
          <w:sz w:val="24"/>
          <w:szCs w:val="24"/>
        </w:rPr>
        <w:t xml:space="preserve"> (simile) as a foundational stylistic device. It is used to compare two entities by highlighting a shared attribute. The components of a classical simile are: </w:t>
      </w:r>
    </w:p>
    <w:p w14:paraId="12D8E240" w14:textId="14252926" w:rsidR="002B55F3" w:rsidRPr="00763A29" w:rsidRDefault="002B55F3" w:rsidP="00763A29">
      <w:pPr>
        <w:spacing w:line="360" w:lineRule="auto"/>
        <w:rPr>
          <w:sz w:val="24"/>
          <w:szCs w:val="24"/>
        </w:rPr>
      </w:pPr>
      <w:r w:rsidRPr="00763A29">
        <w:rPr>
          <w:sz w:val="24"/>
          <w:szCs w:val="24"/>
        </w:rPr>
        <w:t xml:space="preserve">1) </w:t>
      </w:r>
      <w:r w:rsidRPr="00B64A8F">
        <w:rPr>
          <w:i/>
          <w:iCs/>
          <w:sz w:val="24"/>
          <w:szCs w:val="24"/>
          <w:rPrChange w:id="125" w:author="עלי חוסיין" w:date="2025-06-03T06:47:00Z">
            <w:rPr>
              <w:sz w:val="24"/>
              <w:szCs w:val="24"/>
            </w:rPr>
          </w:rPrChange>
        </w:rPr>
        <w:t>mushabbah</w:t>
      </w:r>
      <w:r w:rsidRPr="00763A29">
        <w:rPr>
          <w:sz w:val="24"/>
          <w:szCs w:val="24"/>
        </w:rPr>
        <w:t xml:space="preserve"> (</w:t>
      </w:r>
      <w:ins w:id="126" w:author="עלי חוסיין" w:date="2025-06-03T06:47:00Z">
        <w:r w:rsidR="00B64A8F">
          <w:rPr>
            <w:sz w:val="24"/>
            <w:szCs w:val="24"/>
            <w:lang w:val="en-US"/>
          </w:rPr>
          <w:t xml:space="preserve">Tenor; i.e., </w:t>
        </w:r>
      </w:ins>
      <w:r w:rsidRPr="00763A29">
        <w:rPr>
          <w:sz w:val="24"/>
          <w:szCs w:val="24"/>
        </w:rPr>
        <w:t>the object being compared)</w:t>
      </w:r>
    </w:p>
    <w:p w14:paraId="256C64CE" w14:textId="28FB29BF" w:rsidR="002B55F3" w:rsidRPr="00763A29" w:rsidRDefault="002B55F3" w:rsidP="00763A29">
      <w:pPr>
        <w:spacing w:line="360" w:lineRule="auto"/>
        <w:rPr>
          <w:sz w:val="24"/>
          <w:szCs w:val="24"/>
        </w:rPr>
      </w:pPr>
      <w:r w:rsidRPr="00763A29">
        <w:rPr>
          <w:sz w:val="24"/>
          <w:szCs w:val="24"/>
        </w:rPr>
        <w:lastRenderedPageBreak/>
        <w:t xml:space="preserve">2) </w:t>
      </w:r>
      <w:r w:rsidRPr="00B64A8F">
        <w:rPr>
          <w:i/>
          <w:iCs/>
          <w:sz w:val="24"/>
          <w:szCs w:val="24"/>
          <w:rPrChange w:id="127" w:author="עלי חוסיין" w:date="2025-06-03T06:47:00Z">
            <w:rPr>
              <w:sz w:val="24"/>
              <w:szCs w:val="24"/>
            </w:rPr>
          </w:rPrChange>
        </w:rPr>
        <w:t>mushabbah bih</w:t>
      </w:r>
      <w:proofErr w:type="spellStart"/>
      <w:ins w:id="128" w:author="עלי חוסיין" w:date="2025-06-03T06:47:00Z">
        <w:r w:rsidR="00B64A8F">
          <w:rPr>
            <w:i/>
            <w:iCs/>
            <w:sz w:val="24"/>
            <w:szCs w:val="24"/>
            <w:lang w:val="en-US"/>
          </w:rPr>
          <w:t>i</w:t>
        </w:r>
      </w:ins>
      <w:proofErr w:type="spellEnd"/>
      <w:del w:id="129" w:author="עלי חוסיין" w:date="2025-06-03T06:47:00Z">
        <w:r w:rsidRPr="00B64A8F" w:rsidDel="00B64A8F">
          <w:rPr>
            <w:i/>
            <w:iCs/>
            <w:sz w:val="24"/>
            <w:szCs w:val="24"/>
            <w:rPrChange w:id="130" w:author="עלי חוסיין" w:date="2025-06-03T06:47:00Z">
              <w:rPr>
                <w:sz w:val="24"/>
                <w:szCs w:val="24"/>
              </w:rPr>
            </w:rPrChange>
          </w:rPr>
          <w:delText>ī</w:delText>
        </w:r>
      </w:del>
      <w:r w:rsidRPr="00763A29">
        <w:rPr>
          <w:sz w:val="24"/>
          <w:szCs w:val="24"/>
        </w:rPr>
        <w:t xml:space="preserve"> (</w:t>
      </w:r>
      <w:ins w:id="131" w:author="עלי חוסיין" w:date="2025-06-03T06:47:00Z">
        <w:r w:rsidR="00B64A8F">
          <w:rPr>
            <w:sz w:val="24"/>
            <w:szCs w:val="24"/>
            <w:lang w:val="en-US"/>
          </w:rPr>
          <w:t xml:space="preserve">Vehicle; i.e., </w:t>
        </w:r>
      </w:ins>
      <w:r w:rsidRPr="00763A29">
        <w:rPr>
          <w:sz w:val="24"/>
          <w:szCs w:val="24"/>
        </w:rPr>
        <w:t>the object to which it is compared)</w:t>
      </w:r>
    </w:p>
    <w:p w14:paraId="4A63F09D" w14:textId="77777777" w:rsidR="002B55F3" w:rsidRPr="00763A29" w:rsidRDefault="002B55F3" w:rsidP="00763A29">
      <w:pPr>
        <w:spacing w:line="360" w:lineRule="auto"/>
        <w:rPr>
          <w:sz w:val="24"/>
          <w:szCs w:val="24"/>
        </w:rPr>
      </w:pPr>
      <w:r w:rsidRPr="00763A29">
        <w:rPr>
          <w:sz w:val="24"/>
          <w:szCs w:val="24"/>
        </w:rPr>
        <w:t xml:space="preserve">3) </w:t>
      </w:r>
      <w:r w:rsidRPr="00491E81">
        <w:rPr>
          <w:i/>
          <w:iCs/>
          <w:sz w:val="24"/>
          <w:szCs w:val="24"/>
          <w:rPrChange w:id="132" w:author="עלי חוסיין" w:date="2025-06-03T06:51:00Z">
            <w:rPr>
              <w:sz w:val="24"/>
              <w:szCs w:val="24"/>
            </w:rPr>
          </w:rPrChange>
        </w:rPr>
        <w:t>wajh al-shabah</w:t>
      </w:r>
      <w:r w:rsidRPr="00763A29">
        <w:rPr>
          <w:sz w:val="24"/>
          <w:szCs w:val="24"/>
        </w:rPr>
        <w:t xml:space="preserve"> (the point of similarity)</w:t>
      </w:r>
    </w:p>
    <w:p w14:paraId="77129AF3" w14:textId="5693A5E1" w:rsidR="002B55F3" w:rsidRPr="00763A29" w:rsidRDefault="002B55F3" w:rsidP="00763A29">
      <w:pPr>
        <w:spacing w:line="360" w:lineRule="auto"/>
        <w:rPr>
          <w:sz w:val="24"/>
          <w:szCs w:val="24"/>
        </w:rPr>
      </w:pPr>
      <w:r w:rsidRPr="00763A29">
        <w:rPr>
          <w:sz w:val="24"/>
          <w:szCs w:val="24"/>
        </w:rPr>
        <w:t xml:space="preserve">4) the </w:t>
      </w:r>
      <w:del w:id="133" w:author="עלי חוסיין" w:date="2025-06-03T06:47:00Z">
        <w:r w:rsidRPr="00763A29" w:rsidDel="00DA23C6">
          <w:rPr>
            <w:sz w:val="24"/>
            <w:szCs w:val="24"/>
          </w:rPr>
          <w:delText xml:space="preserve">comparison </w:delText>
        </w:r>
      </w:del>
      <w:ins w:id="134" w:author="עלי חוסיין" w:date="2025-06-03T06:47:00Z">
        <w:r w:rsidR="00DA23C6" w:rsidRPr="00491E81">
          <w:rPr>
            <w:sz w:val="24"/>
            <w:szCs w:val="24"/>
            <w:rPrChange w:id="135" w:author="עלי חוסיין" w:date="2025-06-03T06:51:00Z">
              <w:rPr>
                <w:sz w:val="24"/>
                <w:szCs w:val="24"/>
                <w:lang w:val="en-US"/>
              </w:rPr>
            </w:rPrChange>
          </w:rPr>
          <w:t>simile</w:t>
        </w:r>
        <w:r w:rsidR="00DA23C6" w:rsidRPr="00763A29">
          <w:rPr>
            <w:sz w:val="24"/>
            <w:szCs w:val="24"/>
          </w:rPr>
          <w:t xml:space="preserve"> </w:t>
        </w:r>
      </w:ins>
      <w:commentRangeStart w:id="136"/>
      <w:r w:rsidRPr="00763A29">
        <w:rPr>
          <w:sz w:val="24"/>
          <w:szCs w:val="24"/>
        </w:rPr>
        <w:t xml:space="preserve">particle </w:t>
      </w:r>
      <w:commentRangeEnd w:id="136"/>
      <w:r w:rsidR="0046545D">
        <w:rPr>
          <w:rStyle w:val="CommentReference"/>
        </w:rPr>
        <w:commentReference w:id="136"/>
      </w:r>
      <w:r w:rsidRPr="00763A29">
        <w:rPr>
          <w:sz w:val="24"/>
          <w:szCs w:val="24"/>
        </w:rPr>
        <w:t xml:space="preserve">(e.g., </w:t>
      </w:r>
      <w:r w:rsidRPr="00763A29">
        <w:rPr>
          <w:rFonts w:ascii="Arial" w:hAnsi="Arial" w:cs="Arial"/>
          <w:sz w:val="24"/>
          <w:szCs w:val="24"/>
        </w:rPr>
        <w:t>كأن،</w:t>
      </w:r>
      <w:r w:rsidRPr="00763A29">
        <w:rPr>
          <w:sz w:val="24"/>
          <w:szCs w:val="24"/>
        </w:rPr>
        <w:t xml:space="preserve"> </w:t>
      </w:r>
      <w:r w:rsidRPr="00763A29">
        <w:rPr>
          <w:rFonts w:ascii="Arial" w:hAnsi="Arial" w:cs="Arial"/>
          <w:sz w:val="24"/>
          <w:szCs w:val="24"/>
        </w:rPr>
        <w:t>مثل،</w:t>
      </w:r>
      <w:r w:rsidRPr="00763A29">
        <w:rPr>
          <w:sz w:val="24"/>
          <w:szCs w:val="24"/>
        </w:rPr>
        <w:t xml:space="preserve"> </w:t>
      </w:r>
      <w:r w:rsidRPr="00763A29">
        <w:rPr>
          <w:rFonts w:ascii="Arial" w:hAnsi="Arial" w:cs="Arial"/>
          <w:sz w:val="24"/>
          <w:szCs w:val="24"/>
        </w:rPr>
        <w:t>كما</w:t>
      </w:r>
      <w:r w:rsidRPr="00763A29">
        <w:rPr>
          <w:sz w:val="24"/>
          <w:szCs w:val="24"/>
        </w:rPr>
        <w:t>) [1].</w:t>
      </w:r>
    </w:p>
    <w:p w14:paraId="1FCF519E" w14:textId="06FC9AE5" w:rsidR="002B55F3" w:rsidRPr="00763A29" w:rsidRDefault="002B55F3" w:rsidP="00ED510B">
      <w:pPr>
        <w:spacing w:line="360" w:lineRule="auto"/>
        <w:rPr>
          <w:sz w:val="24"/>
          <w:szCs w:val="24"/>
        </w:rPr>
      </w:pPr>
      <w:r w:rsidRPr="00763A29">
        <w:rPr>
          <w:sz w:val="24"/>
          <w:szCs w:val="24"/>
        </w:rPr>
        <w:t xml:space="preserve">• </w:t>
      </w:r>
      <w:ins w:id="137" w:author="עלי חוסיין" w:date="2025-06-03T06:53:00Z">
        <w:r w:rsidR="00ED510B" w:rsidRPr="00ED510B">
          <w:rPr>
            <w:sz w:val="24"/>
            <w:szCs w:val="24"/>
          </w:rPr>
          <w:t>Explicit similes (</w:t>
        </w:r>
        <w:r w:rsidR="00ED510B" w:rsidRPr="00ED510B">
          <w:rPr>
            <w:i/>
            <w:iCs/>
            <w:sz w:val="24"/>
            <w:szCs w:val="24"/>
          </w:rPr>
          <w:t>tashbīh muṣarraḥ mursal</w:t>
        </w:r>
        <w:r w:rsidR="00ED510B" w:rsidRPr="00ED510B">
          <w:rPr>
            <w:sz w:val="24"/>
            <w:szCs w:val="24"/>
          </w:rPr>
          <w:t>) include the simile particle. When all four components of a simile—</w:t>
        </w:r>
        <w:r w:rsidR="00ED510B" w:rsidRPr="00AF1A93">
          <w:rPr>
            <w:sz w:val="24"/>
            <w:szCs w:val="24"/>
            <w:rPrChange w:id="138" w:author="faisal omari" w:date="2025-06-03T08:23:00Z" w16du:dateUtc="2025-06-03T05:23:00Z">
              <w:rPr>
                <w:sz w:val="24"/>
                <w:szCs w:val="24"/>
                <w:lang w:val="en-US"/>
              </w:rPr>
            </w:rPrChange>
          </w:rPr>
          <w:t xml:space="preserve">vehicle, tenor, </w:t>
        </w:r>
        <w:r w:rsidR="00ED510B" w:rsidRPr="00ED510B">
          <w:rPr>
            <w:sz w:val="24"/>
            <w:szCs w:val="24"/>
          </w:rPr>
          <w:t xml:space="preserve">particle, and point of similarity—are present, the simile is called </w:t>
        </w:r>
        <w:r w:rsidR="00ED510B" w:rsidRPr="00ED510B">
          <w:rPr>
            <w:i/>
            <w:iCs/>
            <w:sz w:val="24"/>
            <w:szCs w:val="24"/>
          </w:rPr>
          <w:t>tashbīh tāmm</w:t>
        </w:r>
        <w:r w:rsidR="00ED510B" w:rsidRPr="00ED510B">
          <w:rPr>
            <w:sz w:val="24"/>
            <w:szCs w:val="24"/>
          </w:rPr>
          <w:t xml:space="preserve"> (complete simile). For example: 'Zayd is like a lion in bravery.'</w:t>
        </w:r>
        <w:r w:rsidR="00ED510B" w:rsidRPr="00ED510B" w:rsidDel="00ED510B">
          <w:rPr>
            <w:sz w:val="24"/>
            <w:szCs w:val="24"/>
          </w:rPr>
          <w:t xml:space="preserve"> </w:t>
        </w:r>
      </w:ins>
      <w:del w:id="139" w:author="עלי חוסיין" w:date="2025-06-03T06:53:00Z">
        <w:r w:rsidRPr="00763A29" w:rsidDel="00ED510B">
          <w:rPr>
            <w:sz w:val="24"/>
            <w:szCs w:val="24"/>
          </w:rPr>
          <w:delText>Explicit simile</w:delText>
        </w:r>
      </w:del>
      <w:del w:id="140" w:author="עלי חוסיין" w:date="2025-06-03T06:51:00Z">
        <w:r w:rsidRPr="00763A29" w:rsidDel="00ED510B">
          <w:rPr>
            <w:sz w:val="24"/>
            <w:szCs w:val="24"/>
          </w:rPr>
          <w:delText>s</w:delText>
        </w:r>
      </w:del>
      <w:del w:id="141" w:author="עלי חוסיין" w:date="2025-06-03T06:53:00Z">
        <w:r w:rsidRPr="00763A29" w:rsidDel="00ED510B">
          <w:rPr>
            <w:sz w:val="24"/>
            <w:szCs w:val="24"/>
          </w:rPr>
          <w:delText xml:space="preserve"> (</w:delText>
        </w:r>
        <w:r w:rsidRPr="00491E81" w:rsidDel="00ED510B">
          <w:rPr>
            <w:i/>
            <w:iCs/>
            <w:sz w:val="24"/>
            <w:szCs w:val="24"/>
            <w:rPrChange w:id="142" w:author="עלי חוסיין" w:date="2025-06-03T06:51:00Z">
              <w:rPr>
                <w:sz w:val="24"/>
                <w:szCs w:val="24"/>
              </w:rPr>
            </w:rPrChange>
          </w:rPr>
          <w:delText xml:space="preserve">tashbīh </w:delText>
        </w:r>
      </w:del>
      <w:del w:id="143" w:author="עלי חוסיין" w:date="2025-06-03T06:51:00Z">
        <w:r w:rsidRPr="00491E81" w:rsidDel="00491E81">
          <w:rPr>
            <w:i/>
            <w:iCs/>
            <w:sz w:val="24"/>
            <w:szCs w:val="24"/>
            <w:rPrChange w:id="144" w:author="עלי חוסיין" w:date="2025-06-03T06:51:00Z">
              <w:rPr>
                <w:sz w:val="24"/>
                <w:szCs w:val="24"/>
              </w:rPr>
            </w:rPrChange>
          </w:rPr>
          <w:delText>muṣarra</w:delText>
        </w:r>
        <w:r w:rsidRPr="00491E81" w:rsidDel="00491E81">
          <w:rPr>
            <w:rFonts w:ascii="Calibri" w:hAnsi="Calibri" w:cs="Calibri"/>
            <w:i/>
            <w:iCs/>
            <w:sz w:val="24"/>
            <w:szCs w:val="24"/>
            <w:rPrChange w:id="145" w:author="עלי חוסיין" w:date="2025-06-03T06:51:00Z">
              <w:rPr>
                <w:rFonts w:ascii="Calibri" w:hAnsi="Calibri" w:cs="Calibri"/>
                <w:sz w:val="24"/>
                <w:szCs w:val="24"/>
              </w:rPr>
            </w:rPrChange>
          </w:rPr>
          <w:delText>ḥ</w:delText>
        </w:r>
      </w:del>
      <w:del w:id="146" w:author="עלי חוסיין" w:date="2025-06-03T06:53:00Z">
        <w:r w:rsidRPr="00763A29" w:rsidDel="00ED510B">
          <w:rPr>
            <w:sz w:val="24"/>
            <w:szCs w:val="24"/>
          </w:rPr>
          <w:delText xml:space="preserve">) </w:delText>
        </w:r>
      </w:del>
      <w:del w:id="147" w:author="עלי חוסיין" w:date="2025-06-03T06:52:00Z">
        <w:r w:rsidRPr="00763A29" w:rsidDel="00ED510B">
          <w:rPr>
            <w:sz w:val="24"/>
            <w:szCs w:val="24"/>
          </w:rPr>
          <w:delText xml:space="preserve">state all </w:delText>
        </w:r>
      </w:del>
      <w:del w:id="148" w:author="עלי חוסיין" w:date="2025-06-03T06:53:00Z">
        <w:r w:rsidRPr="00763A29" w:rsidDel="00ED510B">
          <w:rPr>
            <w:sz w:val="24"/>
            <w:szCs w:val="24"/>
          </w:rPr>
          <w:delText xml:space="preserve">four components clearly, e.g., 'Zayd is like a lion in bravery' </w:delText>
        </w:r>
      </w:del>
      <w:r w:rsidRPr="00763A29">
        <w:rPr>
          <w:sz w:val="24"/>
          <w:szCs w:val="24"/>
        </w:rPr>
        <w:t>[1].</w:t>
      </w:r>
    </w:p>
    <w:p w14:paraId="6F7ADF41" w14:textId="3FE4EFF2" w:rsidR="002B55F3" w:rsidRPr="00763A29" w:rsidRDefault="002B55F3" w:rsidP="00763A29">
      <w:pPr>
        <w:spacing w:line="360" w:lineRule="auto"/>
        <w:rPr>
          <w:sz w:val="24"/>
          <w:szCs w:val="24"/>
        </w:rPr>
      </w:pPr>
      <w:r w:rsidRPr="00763A29">
        <w:rPr>
          <w:sz w:val="24"/>
          <w:szCs w:val="24"/>
        </w:rPr>
        <w:t>• Implicit simile</w:t>
      </w:r>
      <w:del w:id="149" w:author="עלי חוסיין" w:date="2025-06-03T06:54:00Z">
        <w:r w:rsidRPr="00763A29" w:rsidDel="008F5D22">
          <w:rPr>
            <w:sz w:val="24"/>
            <w:szCs w:val="24"/>
          </w:rPr>
          <w:delText>s</w:delText>
        </w:r>
      </w:del>
      <w:r w:rsidRPr="00763A29">
        <w:rPr>
          <w:sz w:val="24"/>
          <w:szCs w:val="24"/>
        </w:rPr>
        <w:t xml:space="preserve"> (</w:t>
      </w:r>
      <w:r w:rsidRPr="00ED510B">
        <w:rPr>
          <w:i/>
          <w:iCs/>
          <w:sz w:val="24"/>
          <w:szCs w:val="24"/>
          <w:rPrChange w:id="150" w:author="עלי חוסיין" w:date="2025-06-03T06:54:00Z">
            <w:rPr>
              <w:sz w:val="24"/>
              <w:szCs w:val="24"/>
            </w:rPr>
          </w:rPrChange>
        </w:rPr>
        <w:t xml:space="preserve">tashbīh </w:t>
      </w:r>
      <w:del w:id="151" w:author="עלי חוסיין" w:date="2025-06-03T06:54:00Z">
        <w:r w:rsidRPr="00ED510B" w:rsidDel="00ED510B">
          <w:rPr>
            <w:rFonts w:ascii="Calibri" w:hAnsi="Calibri" w:cs="Calibri"/>
            <w:i/>
            <w:iCs/>
            <w:sz w:val="24"/>
            <w:szCs w:val="24"/>
            <w:rPrChange w:id="152" w:author="עלי חוסיין" w:date="2025-06-03T06:54:00Z">
              <w:rPr>
                <w:rFonts w:ascii="Calibri" w:hAnsi="Calibri" w:cs="Calibri"/>
                <w:sz w:val="24"/>
                <w:szCs w:val="24"/>
              </w:rPr>
            </w:rPrChange>
          </w:rPr>
          <w:delText>ḍ</w:delText>
        </w:r>
        <w:r w:rsidRPr="00ED510B" w:rsidDel="00ED510B">
          <w:rPr>
            <w:i/>
            <w:iCs/>
            <w:sz w:val="24"/>
            <w:szCs w:val="24"/>
            <w:rPrChange w:id="153" w:author="עלי חוסיין" w:date="2025-06-03T06:54:00Z">
              <w:rPr>
                <w:sz w:val="24"/>
                <w:szCs w:val="24"/>
              </w:rPr>
            </w:rPrChange>
          </w:rPr>
          <w:delText>imnī</w:delText>
        </w:r>
      </w:del>
      <w:proofErr w:type="spellStart"/>
      <w:ins w:id="154" w:author="עלי חוסיין" w:date="2025-06-03T06:54:00Z">
        <w:r w:rsidR="00ED510B" w:rsidRPr="00ED510B">
          <w:rPr>
            <w:rFonts w:ascii="Calibri" w:hAnsi="Calibri" w:cs="Calibri"/>
            <w:i/>
            <w:iCs/>
            <w:sz w:val="24"/>
            <w:szCs w:val="24"/>
            <w:lang w:val="en-US"/>
          </w:rPr>
          <w:t>muʾakkad</w:t>
        </w:r>
      </w:ins>
      <w:proofErr w:type="spellEnd"/>
      <w:r w:rsidRPr="00763A29">
        <w:rPr>
          <w:sz w:val="24"/>
          <w:szCs w:val="24"/>
        </w:rPr>
        <w:t>) omit</w:t>
      </w:r>
      <w:ins w:id="155" w:author="עלי חוסיין" w:date="2025-06-03T06:54:00Z">
        <w:r w:rsidR="008F5D22">
          <w:rPr>
            <w:sz w:val="24"/>
            <w:szCs w:val="24"/>
            <w:lang w:val="en-US"/>
          </w:rPr>
          <w:t>s</w:t>
        </w:r>
      </w:ins>
      <w:r w:rsidRPr="00763A29">
        <w:rPr>
          <w:sz w:val="24"/>
          <w:szCs w:val="24"/>
        </w:rPr>
        <w:t xml:space="preserve"> the </w:t>
      </w:r>
      <w:del w:id="156" w:author="עלי חוסיין" w:date="2025-06-03T06:54:00Z">
        <w:r w:rsidRPr="00763A29" w:rsidDel="00472B0B">
          <w:rPr>
            <w:sz w:val="24"/>
            <w:szCs w:val="24"/>
          </w:rPr>
          <w:delText xml:space="preserve">comparison </w:delText>
        </w:r>
      </w:del>
      <w:ins w:id="157" w:author="עלי חוסיין" w:date="2025-06-03T06:54:00Z">
        <w:r w:rsidR="00472B0B">
          <w:rPr>
            <w:sz w:val="24"/>
            <w:szCs w:val="24"/>
            <w:lang w:val="en-US"/>
          </w:rPr>
          <w:t>simile</w:t>
        </w:r>
        <w:r w:rsidR="00472B0B" w:rsidRPr="00763A29">
          <w:rPr>
            <w:sz w:val="24"/>
            <w:szCs w:val="24"/>
          </w:rPr>
          <w:t xml:space="preserve"> </w:t>
        </w:r>
      </w:ins>
      <w:r w:rsidRPr="00763A29">
        <w:rPr>
          <w:sz w:val="24"/>
          <w:szCs w:val="24"/>
        </w:rPr>
        <w:t>particle and rel</w:t>
      </w:r>
      <w:proofErr w:type="spellStart"/>
      <w:ins w:id="158" w:author="עלי חוסיין" w:date="2025-06-03T06:54:00Z">
        <w:r w:rsidR="00472B0B">
          <w:rPr>
            <w:sz w:val="24"/>
            <w:szCs w:val="24"/>
            <w:lang w:val="en-US"/>
          </w:rPr>
          <w:t>ies</w:t>
        </w:r>
      </w:ins>
      <w:proofErr w:type="spellEnd"/>
      <w:del w:id="159" w:author="עלי חוסיין" w:date="2025-06-03T06:54:00Z">
        <w:r w:rsidRPr="00763A29" w:rsidDel="00472B0B">
          <w:rPr>
            <w:sz w:val="24"/>
            <w:szCs w:val="24"/>
          </w:rPr>
          <w:delText>y</w:delText>
        </w:r>
      </w:del>
      <w:r w:rsidRPr="00763A29">
        <w:rPr>
          <w:sz w:val="24"/>
          <w:szCs w:val="24"/>
        </w:rPr>
        <w:t xml:space="preserve"> on context to imply similarity. For example, a poet might say: 'He is a lion in battle', implying courage without the word 'like' [2].</w:t>
      </w:r>
    </w:p>
    <w:p w14:paraId="57D3BE0B" w14:textId="322DED44" w:rsidR="002B55F3" w:rsidRPr="00763A29" w:rsidRDefault="002B55F3" w:rsidP="00763A29">
      <w:pPr>
        <w:spacing w:line="360" w:lineRule="auto"/>
        <w:rPr>
          <w:sz w:val="24"/>
          <w:szCs w:val="24"/>
        </w:rPr>
      </w:pPr>
      <w:r w:rsidRPr="00763A29">
        <w:rPr>
          <w:sz w:val="24"/>
          <w:szCs w:val="24"/>
        </w:rPr>
        <w:t xml:space="preserve">• Classical rhetoricians </w:t>
      </w:r>
      <w:del w:id="160" w:author="עלי חוסיין" w:date="2025-06-03T06:56:00Z">
        <w:r w:rsidRPr="00763A29" w:rsidDel="00811B7D">
          <w:rPr>
            <w:sz w:val="24"/>
            <w:szCs w:val="24"/>
          </w:rPr>
          <w:delText xml:space="preserve">such as al-Jurjānī </w:delText>
        </w:r>
      </w:del>
      <w:del w:id="161" w:author="עלי חוסיין" w:date="2025-06-03T06:55:00Z">
        <w:r w:rsidRPr="00763A29" w:rsidDel="00811B7D">
          <w:rPr>
            <w:sz w:val="24"/>
            <w:szCs w:val="24"/>
          </w:rPr>
          <w:delText>in 'Asrār al-Balāgha'</w:delText>
        </w:r>
      </w:del>
      <w:del w:id="162" w:author="עלי חוסיין" w:date="2025-06-03T06:56:00Z">
        <w:r w:rsidRPr="00763A29" w:rsidDel="00811B7D">
          <w:rPr>
            <w:sz w:val="24"/>
            <w:szCs w:val="24"/>
          </w:rPr>
          <w:delText xml:space="preserve"> </w:delText>
        </w:r>
      </w:del>
      <w:r w:rsidRPr="00763A29">
        <w:rPr>
          <w:sz w:val="24"/>
          <w:szCs w:val="24"/>
        </w:rPr>
        <w:t xml:space="preserve">and lexicographers </w:t>
      </w:r>
      <w:del w:id="163" w:author="עלי חוסיין" w:date="2025-06-03T06:56:00Z">
        <w:r w:rsidRPr="00763A29" w:rsidDel="00811B7D">
          <w:rPr>
            <w:sz w:val="24"/>
            <w:szCs w:val="24"/>
          </w:rPr>
          <w:delText>such as al-Zubaidī in 'Tāj al-</w:delText>
        </w:r>
        <w:r w:rsidRPr="00763A29" w:rsidDel="00811B7D">
          <w:rPr>
            <w:rFonts w:ascii="Arial" w:hAnsi="Arial" w:cs="Arial"/>
            <w:sz w:val="24"/>
            <w:szCs w:val="24"/>
          </w:rPr>
          <w:delText>ʿ</w:delText>
        </w:r>
        <w:r w:rsidRPr="00763A29" w:rsidDel="00811B7D">
          <w:rPr>
            <w:sz w:val="24"/>
            <w:szCs w:val="24"/>
          </w:rPr>
          <w:delText xml:space="preserve">Arūs' </w:delText>
        </w:r>
      </w:del>
      <w:r w:rsidRPr="00763A29">
        <w:rPr>
          <w:sz w:val="24"/>
          <w:szCs w:val="24"/>
        </w:rPr>
        <w:t>elaborated on various types of simile and their rhetorical effects [3][4].</w:t>
      </w:r>
    </w:p>
    <w:p w14:paraId="371021F4" w14:textId="01D8E825" w:rsidR="002B55F3" w:rsidRPr="00763A29" w:rsidDel="00735F93" w:rsidRDefault="002B55F3" w:rsidP="00272280">
      <w:pPr>
        <w:spacing w:line="360" w:lineRule="auto"/>
        <w:outlineLvl w:val="1"/>
        <w:rPr>
          <w:del w:id="164" w:author="faisal omari" w:date="2025-06-04T08:36:00Z" w16du:dateUtc="2025-06-04T05:36:00Z"/>
          <w:b/>
          <w:bCs/>
          <w:sz w:val="24"/>
          <w:szCs w:val="24"/>
        </w:rPr>
      </w:pPr>
      <w:bookmarkStart w:id="165" w:name="_Toc199496436"/>
      <w:commentRangeStart w:id="166"/>
      <w:commentRangeStart w:id="167"/>
      <w:del w:id="168" w:author="faisal omari" w:date="2025-06-04T08:36:00Z" w16du:dateUtc="2025-06-04T05:36:00Z">
        <w:r w:rsidRPr="00763A29" w:rsidDel="00735F93">
          <w:rPr>
            <w:b/>
            <w:bCs/>
            <w:sz w:val="24"/>
            <w:szCs w:val="24"/>
          </w:rPr>
          <w:delText>Related Work</w:delText>
        </w:r>
        <w:bookmarkEnd w:id="165"/>
        <w:commentRangeEnd w:id="166"/>
        <w:r w:rsidR="006A5847" w:rsidDel="00735F93">
          <w:rPr>
            <w:rStyle w:val="CommentReference"/>
          </w:rPr>
          <w:commentReference w:id="166"/>
        </w:r>
        <w:commentRangeEnd w:id="167"/>
        <w:r w:rsidR="00E8022F" w:rsidDel="00735F93">
          <w:rPr>
            <w:rStyle w:val="CommentReference"/>
          </w:rPr>
          <w:commentReference w:id="167"/>
        </w:r>
      </w:del>
    </w:p>
    <w:p w14:paraId="0D83B10A" w14:textId="319A5859" w:rsidR="002B55F3" w:rsidRPr="006A5847" w:rsidDel="00735F93" w:rsidRDefault="002B55F3">
      <w:pPr>
        <w:spacing w:line="360" w:lineRule="auto"/>
        <w:rPr>
          <w:del w:id="169" w:author="faisal omari" w:date="2025-06-04T08:36:00Z" w16du:dateUtc="2025-06-04T05:36:00Z"/>
          <w:sz w:val="24"/>
          <w:szCs w:val="24"/>
          <w:lang w:val="en-US"/>
          <w:rPrChange w:id="170" w:author="צבי קופליק" w:date="2025-06-01T09:03:00Z">
            <w:rPr>
              <w:del w:id="171" w:author="faisal omari" w:date="2025-06-04T08:36:00Z" w16du:dateUtc="2025-06-04T05:36:00Z"/>
              <w:sz w:val="24"/>
              <w:szCs w:val="24"/>
            </w:rPr>
          </w:rPrChange>
        </w:rPr>
        <w:pPrChange w:id="172" w:author="צבי קופליק" w:date="2025-06-01T09:03:00Z">
          <w:pPr>
            <w:spacing w:line="360" w:lineRule="auto"/>
            <w:ind w:firstLine="720"/>
          </w:pPr>
        </w:pPrChange>
      </w:pPr>
      <w:del w:id="173" w:author="faisal omari" w:date="2025-06-04T08:36:00Z" w16du:dateUtc="2025-06-04T05:36:00Z">
        <w:r w:rsidRPr="00763A29" w:rsidDel="00735F93">
          <w:rPr>
            <w:sz w:val="24"/>
            <w:szCs w:val="24"/>
          </w:rPr>
          <w:delText xml:space="preserve">• The Arabic Rhetoric Identifier (REI), developed at the University of Haifa, is a rule-based system for detecting rhetorical devices in Arabic poetry, including </w:delText>
        </w:r>
        <w:r w:rsidRPr="00756260" w:rsidDel="00735F93">
          <w:rPr>
            <w:i/>
            <w:iCs/>
            <w:sz w:val="24"/>
            <w:szCs w:val="24"/>
            <w:rPrChange w:id="174" w:author="עלי חוסיין" w:date="2025-06-03T06:56:00Z">
              <w:rPr>
                <w:sz w:val="24"/>
                <w:szCs w:val="24"/>
              </w:rPr>
            </w:rPrChange>
          </w:rPr>
          <w:delText>tashbīh</w:delText>
        </w:r>
        <w:r w:rsidRPr="00763A29" w:rsidDel="00735F93">
          <w:rPr>
            <w:sz w:val="24"/>
            <w:szCs w:val="24"/>
          </w:rPr>
          <w:delText>. It uses explicit pattern-matching rules combined with NLP tools [5].</w:delText>
        </w:r>
      </w:del>
      <w:ins w:id="175" w:author="צבי קופליק" w:date="2025-06-01T09:03:00Z">
        <w:del w:id="176" w:author="faisal omari" w:date="2025-06-04T08:36:00Z" w16du:dateUtc="2025-06-04T05:36:00Z">
          <w:r w:rsidR="006A5847" w:rsidDel="00735F93">
            <w:rPr>
              <w:sz w:val="24"/>
              <w:szCs w:val="24"/>
              <w:lang w:val="en-US"/>
            </w:rPr>
            <w:delText xml:space="preserve"> </w:delText>
          </w:r>
        </w:del>
      </w:ins>
    </w:p>
    <w:p w14:paraId="102B93F8" w14:textId="267AE68E" w:rsidR="002B55F3" w:rsidRPr="006A5847" w:rsidDel="00735F93" w:rsidRDefault="002B55F3">
      <w:pPr>
        <w:spacing w:line="360" w:lineRule="auto"/>
        <w:rPr>
          <w:del w:id="177" w:author="faisal omari" w:date="2025-06-04T08:36:00Z" w16du:dateUtc="2025-06-04T05:36:00Z"/>
          <w:sz w:val="24"/>
          <w:szCs w:val="24"/>
          <w:lang w:val="en-US"/>
          <w:rPrChange w:id="178" w:author="צבי קופליק" w:date="2025-06-01T09:05:00Z">
            <w:rPr>
              <w:del w:id="179" w:author="faisal omari" w:date="2025-06-04T08:36:00Z" w16du:dateUtc="2025-06-04T05:36:00Z"/>
              <w:sz w:val="24"/>
              <w:szCs w:val="24"/>
            </w:rPr>
          </w:rPrChange>
        </w:rPr>
        <w:pPrChange w:id="180" w:author="צבי קופליק" w:date="2025-06-01T09:03:00Z">
          <w:pPr>
            <w:spacing w:line="360" w:lineRule="auto"/>
            <w:ind w:firstLine="720"/>
          </w:pPr>
        </w:pPrChange>
      </w:pPr>
      <w:del w:id="181" w:author="faisal omari" w:date="2025-06-04T08:36:00Z" w16du:dateUtc="2025-06-04T05:36:00Z">
        <w:r w:rsidRPr="00763A29" w:rsidDel="00735F93">
          <w:rPr>
            <w:sz w:val="24"/>
            <w:szCs w:val="24"/>
          </w:rPr>
          <w:delText>• The system operates on a large Arabic Poetry Corpus containing over 26,000 poems spanning 10 centuries. Only a subset of this corpus has been manually annotated due to the complexity of rhetorical analysis [6].</w:delText>
        </w:r>
      </w:del>
      <w:ins w:id="182" w:author="צבי קופליק" w:date="2025-06-01T09:05:00Z">
        <w:del w:id="183" w:author="faisal omari" w:date="2025-06-04T08:36:00Z" w16du:dateUtc="2025-06-04T05:36:00Z">
          <w:r w:rsidR="006A5847" w:rsidDel="00735F93">
            <w:rPr>
              <w:sz w:val="24"/>
              <w:szCs w:val="24"/>
              <w:lang w:val="en-US"/>
            </w:rPr>
            <w:delText xml:space="preserve"> </w:delText>
          </w:r>
        </w:del>
      </w:ins>
    </w:p>
    <w:p w14:paraId="72D84192" w14:textId="70B2D324" w:rsidR="002B55F3" w:rsidRPr="00763A29" w:rsidDel="00735F93" w:rsidRDefault="006A5847">
      <w:pPr>
        <w:spacing w:line="360" w:lineRule="auto"/>
        <w:rPr>
          <w:del w:id="184" w:author="faisal omari" w:date="2025-06-04T08:36:00Z" w16du:dateUtc="2025-06-04T05:36:00Z"/>
          <w:sz w:val="24"/>
          <w:szCs w:val="24"/>
        </w:rPr>
        <w:pPrChange w:id="185" w:author="צבי קופליק" w:date="2025-06-01T09:05:00Z">
          <w:pPr>
            <w:spacing w:line="360" w:lineRule="auto"/>
            <w:ind w:firstLine="720"/>
          </w:pPr>
        </w:pPrChange>
      </w:pPr>
      <w:ins w:id="186" w:author="צבי קופליק" w:date="2025-06-01T09:04:00Z">
        <w:del w:id="187" w:author="faisal omari" w:date="2025-06-04T08:36:00Z" w16du:dateUtc="2025-06-04T05:36:00Z">
          <w:r w:rsidDel="00735F93">
            <w:rPr>
              <w:sz w:val="24"/>
              <w:szCs w:val="24"/>
              <w:lang w:val="en-US"/>
            </w:rPr>
            <w:delText xml:space="preserve"> The</w:delText>
          </w:r>
        </w:del>
      </w:ins>
      <w:ins w:id="188" w:author="צבי קופליק" w:date="2025-06-01T09:05:00Z">
        <w:del w:id="189" w:author="faisal omari" w:date="2025-06-04T08:36:00Z" w16du:dateUtc="2025-06-04T05:36:00Z">
          <w:r w:rsidDel="00735F93">
            <w:rPr>
              <w:sz w:val="24"/>
              <w:szCs w:val="24"/>
              <w:lang w:val="en-US"/>
            </w:rPr>
            <w:delText xml:space="preserve"> </w:delText>
          </w:r>
        </w:del>
      </w:ins>
      <w:del w:id="190" w:author="faisal omari" w:date="2025-06-04T08:36:00Z" w16du:dateUtc="2025-06-04T05:36:00Z">
        <w:r w:rsidR="002B55F3" w:rsidRPr="00763A29" w:rsidDel="00735F93">
          <w:rPr>
            <w:sz w:val="24"/>
            <w:szCs w:val="24"/>
          </w:rPr>
          <w:delText>• Tools such as AlKhalil Morpho Sys 2 and MADAMIRA are integrated for morphological analysis and tokenization, which help detect comparative particles and relevant linguistic structures [7][8].</w:delText>
        </w:r>
      </w:del>
    </w:p>
    <w:p w14:paraId="6D586BE2" w14:textId="7D666CD8" w:rsidR="002B55F3" w:rsidRPr="00763A29" w:rsidDel="00735F93" w:rsidRDefault="002B55F3" w:rsidP="00763A29">
      <w:pPr>
        <w:spacing w:line="360" w:lineRule="auto"/>
        <w:ind w:firstLine="720"/>
        <w:rPr>
          <w:del w:id="191" w:author="faisal omari" w:date="2025-06-04T08:36:00Z" w16du:dateUtc="2025-06-04T05:36:00Z"/>
          <w:sz w:val="24"/>
          <w:szCs w:val="24"/>
        </w:rPr>
      </w:pPr>
      <w:del w:id="192" w:author="faisal omari" w:date="2025-06-04T08:36:00Z" w16du:dateUtc="2025-06-04T05:36:00Z">
        <w:r w:rsidRPr="00763A29" w:rsidDel="00735F93">
          <w:rPr>
            <w:sz w:val="24"/>
            <w:szCs w:val="24"/>
          </w:rPr>
          <w:delText>• Limitations: Rule</w:delText>
        </w:r>
      </w:del>
      <w:ins w:id="193" w:author="צבי קופליק" w:date="2025-06-01T09:05:00Z">
        <w:del w:id="194" w:author="faisal omari" w:date="2025-06-04T08:36:00Z" w16du:dateUtc="2025-06-04T05:36:00Z">
          <w:r w:rsidR="006A5847" w:rsidDel="00735F93">
            <w:rPr>
              <w:sz w:val="24"/>
              <w:szCs w:val="24"/>
              <w:lang w:val="en-US"/>
            </w:rPr>
            <w:delText xml:space="preserve"> r</w:delText>
          </w:r>
          <w:r w:rsidR="006A5847" w:rsidRPr="00763A29" w:rsidDel="00735F93">
            <w:rPr>
              <w:sz w:val="24"/>
              <w:szCs w:val="24"/>
            </w:rPr>
            <w:delText>ule</w:delText>
          </w:r>
        </w:del>
      </w:ins>
      <w:del w:id="195" w:author="faisal omari" w:date="2025-06-04T08:36:00Z" w16du:dateUtc="2025-06-04T05:36:00Z">
        <w:r w:rsidRPr="00763A29" w:rsidDel="00735F93">
          <w:rPr>
            <w:sz w:val="24"/>
            <w:szCs w:val="24"/>
          </w:rPr>
          <w:delText xml:space="preserve">-based approaches struggle with detecting implicit </w:delText>
        </w:r>
        <w:r w:rsidRPr="00756260" w:rsidDel="00735F93">
          <w:rPr>
            <w:i/>
            <w:iCs/>
            <w:sz w:val="24"/>
            <w:szCs w:val="24"/>
            <w:rPrChange w:id="196" w:author="עלי חוסיין" w:date="2025-06-03T06:57:00Z">
              <w:rPr>
                <w:sz w:val="24"/>
                <w:szCs w:val="24"/>
              </w:rPr>
            </w:rPrChange>
          </w:rPr>
          <w:delText>tashbīh</w:delText>
        </w:r>
        <w:r w:rsidRPr="00763A29" w:rsidDel="00735F93">
          <w:rPr>
            <w:sz w:val="24"/>
            <w:szCs w:val="24"/>
          </w:rPr>
          <w:delText xml:space="preserve"> due to their reliance on explicit markers. They require constant rule updates and are unable to generalize well to creative or indirect comparisons [5][9].</w:delText>
        </w:r>
      </w:del>
    </w:p>
    <w:p w14:paraId="6865FBAC" w14:textId="5D163A61" w:rsidR="0055746A" w:rsidRPr="00763A29" w:rsidRDefault="002B55F3" w:rsidP="0055746A">
      <w:pPr>
        <w:spacing w:line="360" w:lineRule="auto"/>
        <w:outlineLvl w:val="1"/>
        <w:rPr>
          <w:b/>
          <w:bCs/>
          <w:sz w:val="24"/>
          <w:szCs w:val="24"/>
        </w:rPr>
      </w:pPr>
      <w:bookmarkStart w:id="197" w:name="_Toc199496437"/>
      <w:r w:rsidRPr="00763A29">
        <w:rPr>
          <w:b/>
          <w:bCs/>
          <w:sz w:val="24"/>
          <w:szCs w:val="24"/>
        </w:rPr>
        <w:t>Advances in NLP for Arabic</w:t>
      </w:r>
      <w:bookmarkEnd w:id="197"/>
    </w:p>
    <w:p w14:paraId="47B6FBF7" w14:textId="438CD21D" w:rsidR="002B55F3" w:rsidRPr="00763A29" w:rsidRDefault="00AF1A93" w:rsidP="00AF1A93">
      <w:pPr>
        <w:spacing w:line="360" w:lineRule="auto"/>
        <w:ind w:firstLine="720"/>
        <w:rPr>
          <w:sz w:val="24"/>
          <w:szCs w:val="24"/>
        </w:rPr>
      </w:pPr>
      <w:ins w:id="198" w:author="faisal omari" w:date="2025-06-03T08:31:00Z" w16du:dateUtc="2025-06-03T05:31:00Z">
        <w:r>
          <w:rPr>
            <w:sz w:val="24"/>
            <w:szCs w:val="24"/>
          </w:rPr>
          <w:t>R</w:t>
        </w:r>
      </w:ins>
      <w:commentRangeStart w:id="199"/>
      <w:del w:id="200" w:author="faisal omari" w:date="2025-06-03T08:31:00Z" w16du:dateUtc="2025-06-03T05:31:00Z">
        <w:r w:rsidR="002B55F3" w:rsidRPr="00763A29" w:rsidDel="00AF1A93">
          <w:rPr>
            <w:sz w:val="24"/>
            <w:szCs w:val="24"/>
          </w:rPr>
          <w:delText>•</w:delText>
        </w:r>
        <w:commentRangeEnd w:id="199"/>
        <w:r w:rsidR="006A5847" w:rsidDel="00AF1A93">
          <w:rPr>
            <w:rStyle w:val="CommentReference"/>
          </w:rPr>
          <w:commentReference w:id="199"/>
        </w:r>
        <w:r w:rsidR="002B55F3" w:rsidRPr="00763A29" w:rsidDel="00AF1A93">
          <w:rPr>
            <w:sz w:val="24"/>
            <w:szCs w:val="24"/>
          </w:rPr>
          <w:delText xml:space="preserve"> R</w:delText>
        </w:r>
      </w:del>
      <w:r w:rsidR="002B55F3" w:rsidRPr="00763A29">
        <w:rPr>
          <w:sz w:val="24"/>
          <w:szCs w:val="24"/>
        </w:rPr>
        <w:t>ecent Arabic NLP has benefited from large-scale pre-trained models such as AraBERT. These models can capture contextual nuances and semantic relationships, offering promise for detecting hidden similes [10].</w:t>
      </w:r>
    </w:p>
    <w:p w14:paraId="6EB900FD" w14:textId="0B003EEC" w:rsidR="002B55F3" w:rsidRPr="00763A29" w:rsidRDefault="0077023F" w:rsidP="00AF1A93">
      <w:pPr>
        <w:spacing w:line="360" w:lineRule="auto"/>
        <w:ind w:firstLine="720"/>
        <w:rPr>
          <w:sz w:val="24"/>
          <w:szCs w:val="24"/>
        </w:rPr>
      </w:pPr>
      <w:ins w:id="201" w:author="faisal omari" w:date="2025-06-04T08:19:00Z" w16du:dateUtc="2025-06-04T05:19:00Z">
        <w:r w:rsidRPr="0077023F">
          <w:rPr>
            <w:sz w:val="24"/>
            <w:szCs w:val="24"/>
          </w:rPr>
          <w:t xml:space="preserve">In English NLP, similar challenges have been addressed through transformer-based models for metaphor and figurative language detection, such as DeepMet and MelBERT. These models leverage contextual embeddings to capture nuanced semantic relationships that go beyond surface-level word usage. Their success in identifying implicit metaphors in English prose suggests that similar architectures are well-suited for handling the complexity and subtlety of Arabic poetic expressions. This relevance stems from the shared need to interpret figurative meaning, handle syntactic variation, and model context-dependent rhetoric—core challenges in both languages </w:t>
        </w:r>
      </w:ins>
      <w:del w:id="202" w:author="faisal omari" w:date="2025-06-03T08:31:00Z" w16du:dateUtc="2025-06-03T05:31:00Z">
        <w:r w:rsidR="002B55F3" w:rsidRPr="00763A29" w:rsidDel="00AF1A93">
          <w:rPr>
            <w:sz w:val="24"/>
            <w:szCs w:val="24"/>
          </w:rPr>
          <w:delText xml:space="preserve">• </w:delText>
        </w:r>
      </w:del>
      <w:commentRangeStart w:id="203"/>
      <w:del w:id="204" w:author="faisal omari" w:date="2025-06-04T08:19:00Z" w16du:dateUtc="2025-06-04T05:19:00Z">
        <w:r w:rsidR="002B55F3" w:rsidRPr="00763A29" w:rsidDel="0077023F">
          <w:rPr>
            <w:sz w:val="24"/>
            <w:szCs w:val="24"/>
          </w:rPr>
          <w:delText>In English NLP, similar challenges have been addressed with transformer-based models for metaphor detection, such as DeepMet and MelBERT. These methods inspire the application of similar architectures to Arabic poetic text</w:delText>
        </w:r>
      </w:del>
      <w:r w:rsidR="002B55F3" w:rsidRPr="00763A29">
        <w:rPr>
          <w:sz w:val="24"/>
          <w:szCs w:val="24"/>
        </w:rPr>
        <w:t xml:space="preserve"> [11][12].</w:t>
      </w:r>
      <w:commentRangeEnd w:id="203"/>
      <w:r w:rsidR="00E8022F">
        <w:rPr>
          <w:rStyle w:val="CommentReference"/>
        </w:rPr>
        <w:commentReference w:id="203"/>
      </w:r>
    </w:p>
    <w:p w14:paraId="36069559" w14:textId="3632BB9F" w:rsidR="006C566F" w:rsidRPr="00763A29" w:rsidRDefault="006C566F" w:rsidP="00763A29">
      <w:pPr>
        <w:spacing w:line="360" w:lineRule="auto"/>
        <w:rPr>
          <w:sz w:val="24"/>
          <w:szCs w:val="24"/>
        </w:rPr>
      </w:pPr>
      <w:r w:rsidRPr="00763A29">
        <w:rPr>
          <w:sz w:val="24"/>
          <w:szCs w:val="24"/>
        </w:rPr>
        <w:lastRenderedPageBreak/>
        <w:t>Detailed Overview of Arabic NLP Tools for Morphological Analysis:</w:t>
      </w:r>
    </w:p>
    <w:p w14:paraId="4618C9C9" w14:textId="77777777" w:rsidR="002B55F3" w:rsidRPr="00763A29" w:rsidRDefault="002B55F3" w:rsidP="00763A29">
      <w:pPr>
        <w:spacing w:line="360" w:lineRule="auto"/>
        <w:ind w:firstLine="720"/>
        <w:rPr>
          <w:sz w:val="24"/>
          <w:szCs w:val="24"/>
        </w:rPr>
      </w:pPr>
      <w:r w:rsidRPr="00763A29">
        <w:rPr>
          <w:sz w:val="24"/>
          <w:szCs w:val="24"/>
        </w:rPr>
        <w:t>• AlKhalil Morpho Sys 2: This is a robust Arabic morphological analyzer developed to handle both vocalized and unvocalized text. It uses a large internal lexicon and a set of rules to provide information such as the root, pattern, POS tags, and affixes of Arabic words. Pros: High accuracy on Classical Arabic; extensive lexicon coverage. Cons: Performance may degrade with dialectal or modern informal texts [7].</w:t>
      </w:r>
    </w:p>
    <w:p w14:paraId="400204D4" w14:textId="77777777" w:rsidR="002B55F3" w:rsidRPr="00763A29" w:rsidRDefault="002B55F3" w:rsidP="00763A29">
      <w:pPr>
        <w:spacing w:line="360" w:lineRule="auto"/>
        <w:ind w:firstLine="720"/>
        <w:rPr>
          <w:sz w:val="24"/>
          <w:szCs w:val="24"/>
        </w:rPr>
      </w:pPr>
      <w:r w:rsidRPr="00763A29">
        <w:rPr>
          <w:sz w:val="24"/>
          <w:szCs w:val="24"/>
        </w:rPr>
        <w:t>• MADAMIRA: An evolution of MADA and AMIRA, MADAMIRA is a Java-based tool offering tokenization, POS tagging, lemmatization, and diacritization. It is optimized for Modern Standard Arabic and provides a user-friendly interface with both batch and web modes. Pros: Fast, comprehensive, and widely used in academic NLP projects. Cons: Less effective for historical or poetic texts where language is highly figurative or archaic [8].</w:t>
      </w:r>
    </w:p>
    <w:p w14:paraId="28800691" w14:textId="4AC28CA3" w:rsidR="002B55F3" w:rsidRPr="00763A29" w:rsidRDefault="002B55F3" w:rsidP="00763A29">
      <w:pPr>
        <w:spacing w:line="360" w:lineRule="auto"/>
        <w:ind w:firstLine="720"/>
        <w:rPr>
          <w:sz w:val="24"/>
          <w:szCs w:val="24"/>
        </w:rPr>
      </w:pPr>
      <w:r w:rsidRPr="00763A29">
        <w:rPr>
          <w:sz w:val="24"/>
          <w:szCs w:val="24"/>
        </w:rPr>
        <w:t>• BAMA (Buckwalter Arabic Morphological Analyzer): This was one of the earliest tools for analyzing Arabic morphology. It provides possible morphological analyses for Arabic words based on a large dictionary of stems and affixes. Pros: Fundamental and influential in early Arabic NLP research. Cons: Generates many ambiguous outputs and lacks disambiguation capabilities; limited support for contextual inference</w:t>
      </w:r>
      <w:r w:rsidR="008106F3" w:rsidRPr="00763A29">
        <w:rPr>
          <w:sz w:val="24"/>
          <w:szCs w:val="24"/>
        </w:rPr>
        <w:t xml:space="preserve"> [13].</w:t>
      </w:r>
    </w:p>
    <w:p w14:paraId="5288C270" w14:textId="0A022D8A" w:rsidR="002B55F3" w:rsidRPr="00763A29" w:rsidRDefault="002B55F3" w:rsidP="00763A29">
      <w:pPr>
        <w:spacing w:line="360" w:lineRule="auto"/>
        <w:ind w:firstLine="720"/>
        <w:rPr>
          <w:sz w:val="24"/>
          <w:szCs w:val="24"/>
        </w:rPr>
      </w:pPr>
      <w:r w:rsidRPr="00763A29">
        <w:rPr>
          <w:sz w:val="24"/>
          <w:szCs w:val="24"/>
        </w:rPr>
        <w:t>• SAMA (Standard Arabic Morphological Analyzer): An improved version of BAMA developed by the Linguistic Data Consortium. It refines and expands the analysis with updated lexicons and additional grammatical coverage. Pros: Better performance than BAMA and integrated in many academic projects. Cons: Still suffers from ambiguity and requires external tools for disambiguation</w:t>
      </w:r>
      <w:r w:rsidR="008106F3" w:rsidRPr="00763A29">
        <w:rPr>
          <w:sz w:val="24"/>
          <w:szCs w:val="24"/>
        </w:rPr>
        <w:t xml:space="preserve"> [14].</w:t>
      </w:r>
    </w:p>
    <w:p w14:paraId="639833C1" w14:textId="2BF573CA" w:rsidR="002B55F3" w:rsidRPr="00763A29" w:rsidRDefault="002B55F3" w:rsidP="00763A29">
      <w:pPr>
        <w:spacing w:line="360" w:lineRule="auto"/>
        <w:ind w:firstLine="720"/>
        <w:rPr>
          <w:sz w:val="24"/>
          <w:szCs w:val="24"/>
        </w:rPr>
      </w:pPr>
      <w:r w:rsidRPr="00763A29">
        <w:rPr>
          <w:sz w:val="24"/>
          <w:szCs w:val="24"/>
        </w:rPr>
        <w:t>• Farasa: A fast and efficient Arabic segmentation and POS tagging tool designed especially for processing large-scale data quickly. Pros: Speed and scalability; good for real-time applications. Cons: Less accurate in deeper morphological analysis compared to tools like MADAMIRA or AlKhalil</w:t>
      </w:r>
      <w:r w:rsidR="008106F3" w:rsidRPr="00763A29">
        <w:rPr>
          <w:sz w:val="24"/>
          <w:szCs w:val="24"/>
        </w:rPr>
        <w:t xml:space="preserve"> [15]</w:t>
      </w:r>
      <w:r w:rsidRPr="00763A29">
        <w:rPr>
          <w:sz w:val="24"/>
          <w:szCs w:val="24"/>
        </w:rPr>
        <w:t>.</w:t>
      </w:r>
    </w:p>
    <w:p w14:paraId="6106509F" w14:textId="2369DF21" w:rsidR="002B55F3" w:rsidRPr="00763A29" w:rsidRDefault="002B55F3" w:rsidP="00763A29">
      <w:pPr>
        <w:spacing w:line="360" w:lineRule="auto"/>
        <w:ind w:firstLine="720"/>
        <w:rPr>
          <w:sz w:val="24"/>
          <w:szCs w:val="24"/>
        </w:rPr>
      </w:pPr>
      <w:r w:rsidRPr="00763A29">
        <w:rPr>
          <w:sz w:val="24"/>
          <w:szCs w:val="24"/>
        </w:rPr>
        <w:lastRenderedPageBreak/>
        <w:t>• AMIRA: A tool for Arabic tokenization and base phrase chunking, offering rapid POS tagging with reasonably high accuracy. Pros: Lightweight and good for simple NLP pipelines. Cons: Outperformed by MADAMIRA and lacks support for complex morphological tasks</w:t>
      </w:r>
      <w:r w:rsidR="008106F3" w:rsidRPr="00763A29">
        <w:rPr>
          <w:sz w:val="24"/>
          <w:szCs w:val="24"/>
        </w:rPr>
        <w:t xml:space="preserve"> [16]</w:t>
      </w:r>
      <w:r w:rsidRPr="00763A29">
        <w:rPr>
          <w:sz w:val="24"/>
          <w:szCs w:val="24"/>
        </w:rPr>
        <w:t>.</w:t>
      </w:r>
    </w:p>
    <w:p w14:paraId="0EBABD44" w14:textId="77777777" w:rsidR="00735F93" w:rsidRPr="00763A29" w:rsidRDefault="00735F93" w:rsidP="00735F93">
      <w:pPr>
        <w:spacing w:line="360" w:lineRule="auto"/>
        <w:outlineLvl w:val="1"/>
        <w:rPr>
          <w:ins w:id="205" w:author="faisal omari" w:date="2025-06-04T08:36:00Z" w16du:dateUtc="2025-06-04T05:36:00Z"/>
          <w:b/>
          <w:bCs/>
          <w:sz w:val="24"/>
          <w:szCs w:val="24"/>
        </w:rPr>
      </w:pPr>
      <w:commentRangeStart w:id="206"/>
      <w:commentRangeStart w:id="207"/>
      <w:ins w:id="208" w:author="faisal omari" w:date="2025-06-04T08:36:00Z" w16du:dateUtc="2025-06-04T05:36:00Z">
        <w:r w:rsidRPr="00763A29">
          <w:rPr>
            <w:b/>
            <w:bCs/>
            <w:sz w:val="24"/>
            <w:szCs w:val="24"/>
          </w:rPr>
          <w:t>Related Work</w:t>
        </w:r>
        <w:commentRangeEnd w:id="206"/>
        <w:r>
          <w:rPr>
            <w:rStyle w:val="CommentReference"/>
          </w:rPr>
          <w:commentReference w:id="206"/>
        </w:r>
        <w:commentRangeEnd w:id="207"/>
        <w:r>
          <w:rPr>
            <w:rStyle w:val="CommentReference"/>
          </w:rPr>
          <w:commentReference w:id="207"/>
        </w:r>
      </w:ins>
    </w:p>
    <w:p w14:paraId="2CFB88D6" w14:textId="586093C7" w:rsidR="00735F93" w:rsidRDefault="00735F93">
      <w:pPr>
        <w:pStyle w:val="ListParagraph"/>
        <w:numPr>
          <w:ilvl w:val="0"/>
          <w:numId w:val="1"/>
        </w:numPr>
        <w:spacing w:line="360" w:lineRule="auto"/>
        <w:rPr>
          <w:ins w:id="209" w:author="faisal omari" w:date="2025-06-04T09:24:00Z" w16du:dateUtc="2025-06-04T06:24:00Z"/>
          <w:sz w:val="24"/>
          <w:szCs w:val="24"/>
        </w:rPr>
      </w:pPr>
      <w:ins w:id="210" w:author="faisal omari" w:date="2025-06-04T08:36:00Z" w16du:dateUtc="2025-06-04T05:36:00Z">
        <w:r w:rsidRPr="00853B47">
          <w:rPr>
            <w:sz w:val="24"/>
            <w:szCs w:val="24"/>
            <w:rPrChange w:id="211" w:author="faisal omari" w:date="2025-06-04T08:36:00Z" w16du:dateUtc="2025-06-04T05:36:00Z">
              <w:rPr/>
            </w:rPrChange>
          </w:rPr>
          <w:t xml:space="preserve">The Arabic Rhetoric Identifier (REI), developed at the University of Haifa, is a rule-based system for detecting rhetorical devices in Arabic poetry, including </w:t>
        </w:r>
        <w:r w:rsidRPr="00853B47">
          <w:rPr>
            <w:i/>
            <w:iCs/>
            <w:sz w:val="24"/>
            <w:szCs w:val="24"/>
            <w:rPrChange w:id="212" w:author="faisal omari" w:date="2025-06-04T08:36:00Z" w16du:dateUtc="2025-06-04T05:36:00Z">
              <w:rPr>
                <w:i/>
                <w:iCs/>
              </w:rPr>
            </w:rPrChange>
          </w:rPr>
          <w:t>tashbīh</w:t>
        </w:r>
        <w:r w:rsidRPr="00853B47">
          <w:rPr>
            <w:sz w:val="24"/>
            <w:szCs w:val="24"/>
            <w:rPrChange w:id="213" w:author="faisal omari" w:date="2025-06-04T08:36:00Z" w16du:dateUtc="2025-06-04T05:36:00Z">
              <w:rPr/>
            </w:rPrChange>
          </w:rPr>
          <w:t>. It uses explicit pattern-matching rules combined with NLP tools [5].</w:t>
        </w:r>
        <w:r w:rsidRPr="00853B47">
          <w:rPr>
            <w:sz w:val="24"/>
            <w:szCs w:val="24"/>
            <w:lang w:val="en-US"/>
            <w:rPrChange w:id="214" w:author="faisal omari" w:date="2025-06-04T08:36:00Z" w16du:dateUtc="2025-06-04T05:36:00Z">
              <w:rPr>
                <w:lang w:val="en-US"/>
              </w:rPr>
            </w:rPrChange>
          </w:rPr>
          <w:t xml:space="preserve"> </w:t>
        </w:r>
        <w:r w:rsidRPr="00853B47">
          <w:rPr>
            <w:sz w:val="24"/>
            <w:szCs w:val="24"/>
            <w:rPrChange w:id="215" w:author="faisal omari" w:date="2025-06-04T08:36:00Z" w16du:dateUtc="2025-06-04T05:36:00Z">
              <w:rPr/>
            </w:rPrChange>
          </w:rPr>
          <w:t>The system operates on a large Arabic Poetry Corpus containing over 2</w:t>
        </w:r>
      </w:ins>
      <w:ins w:id="216" w:author="faisal omari" w:date="2025-06-04T09:32:00Z" w16du:dateUtc="2025-06-04T06:32:00Z">
        <w:r w:rsidR="009958DB">
          <w:rPr>
            <w:sz w:val="24"/>
            <w:szCs w:val="24"/>
          </w:rPr>
          <w:t>9</w:t>
        </w:r>
      </w:ins>
      <w:ins w:id="217" w:author="faisal omari" w:date="2025-06-04T08:36:00Z" w16du:dateUtc="2025-06-04T05:36:00Z">
        <w:r w:rsidRPr="00853B47">
          <w:rPr>
            <w:sz w:val="24"/>
            <w:szCs w:val="24"/>
            <w:rPrChange w:id="218" w:author="faisal omari" w:date="2025-06-04T08:36:00Z" w16du:dateUtc="2025-06-04T05:36:00Z">
              <w:rPr/>
            </w:rPrChange>
          </w:rPr>
          <w:t>,000 poems spanning 10 centuries. Only a subset of this corpus has been manually annotated due to the complexity of rhetorical analysis [6].</w:t>
        </w:r>
        <w:r w:rsidRPr="00853B47">
          <w:rPr>
            <w:sz w:val="24"/>
            <w:szCs w:val="24"/>
            <w:lang w:val="en-US"/>
            <w:rPrChange w:id="219" w:author="faisal omari" w:date="2025-06-04T08:36:00Z" w16du:dateUtc="2025-06-04T05:36:00Z">
              <w:rPr>
                <w:lang w:val="en-US"/>
              </w:rPr>
            </w:rPrChange>
          </w:rPr>
          <w:t xml:space="preserve">  The r</w:t>
        </w:r>
        <w:r w:rsidRPr="00853B47">
          <w:rPr>
            <w:sz w:val="24"/>
            <w:szCs w:val="24"/>
            <w:rPrChange w:id="220" w:author="faisal omari" w:date="2025-06-04T08:36:00Z" w16du:dateUtc="2025-06-04T05:36:00Z">
              <w:rPr/>
            </w:rPrChange>
          </w:rPr>
          <w:t xml:space="preserve">ule-based approaches struggle with detecting implicit </w:t>
        </w:r>
        <w:r w:rsidRPr="00853B47">
          <w:rPr>
            <w:i/>
            <w:iCs/>
            <w:sz w:val="24"/>
            <w:szCs w:val="24"/>
            <w:rPrChange w:id="221" w:author="faisal omari" w:date="2025-06-04T08:36:00Z" w16du:dateUtc="2025-06-04T05:36:00Z">
              <w:rPr>
                <w:i/>
                <w:iCs/>
              </w:rPr>
            </w:rPrChange>
          </w:rPr>
          <w:t>tashbīh</w:t>
        </w:r>
        <w:r w:rsidRPr="00853B47">
          <w:rPr>
            <w:sz w:val="24"/>
            <w:szCs w:val="24"/>
            <w:rPrChange w:id="222" w:author="faisal omari" w:date="2025-06-04T08:36:00Z" w16du:dateUtc="2025-06-04T05:36:00Z">
              <w:rPr/>
            </w:rPrChange>
          </w:rPr>
          <w:t xml:space="preserve"> due to their reliance on explicit markers. They require constant rule updates and are unable to generalize well to creative or indirect comparisons [5][9].</w:t>
        </w:r>
      </w:ins>
    </w:p>
    <w:p w14:paraId="1AA17765" w14:textId="3F7506A8" w:rsidR="00120A93" w:rsidRDefault="00120A93">
      <w:pPr>
        <w:pStyle w:val="ListParagraph"/>
        <w:numPr>
          <w:ilvl w:val="0"/>
          <w:numId w:val="1"/>
        </w:numPr>
        <w:spacing w:line="360" w:lineRule="auto"/>
        <w:rPr>
          <w:ins w:id="223" w:author="faisal omari" w:date="2025-06-04T09:25:00Z" w16du:dateUtc="2025-06-04T06:25:00Z"/>
          <w:sz w:val="24"/>
          <w:szCs w:val="24"/>
        </w:rPr>
      </w:pPr>
      <w:ins w:id="224" w:author="faisal omari" w:date="2025-06-04T09:24:00Z" w16du:dateUtc="2025-06-04T06:24:00Z">
        <w:r w:rsidRPr="00120A93">
          <w:rPr>
            <w:sz w:val="24"/>
            <w:szCs w:val="24"/>
          </w:rPr>
          <w:t>Belinkov and Glass analyze the application of deep learning techniques to Arabic natural language processing, focusing on the challenges introduced by Arabic’s morphological complexity and orthographic variability. Their study explores how segmentation strategies—such as tokenization, affix separation, and normalization—affect model performance across various NLP tasks. They highlight the impact of diglossia and the difficulty in capturing semantic context when dealing with inflected forms, which often results in sparse data representations. The paper stresses the importance of careful pre-processing and morphological analysis to improve deep learning model outcomes when working with Arabic texts</w:t>
        </w:r>
        <w:r>
          <w:rPr>
            <w:sz w:val="24"/>
            <w:szCs w:val="24"/>
          </w:rPr>
          <w:t xml:space="preserve"> [17]</w:t>
        </w:r>
        <w:r w:rsidRPr="00120A93">
          <w:rPr>
            <w:sz w:val="24"/>
            <w:szCs w:val="24"/>
          </w:rPr>
          <w:t>.</w:t>
        </w:r>
      </w:ins>
    </w:p>
    <w:p w14:paraId="0EE20960" w14:textId="51CD2742" w:rsidR="00C52B94" w:rsidRPr="00180FC0" w:rsidRDefault="009958DB">
      <w:pPr>
        <w:pStyle w:val="ListParagraph"/>
        <w:numPr>
          <w:ilvl w:val="0"/>
          <w:numId w:val="1"/>
        </w:numPr>
        <w:spacing w:line="360" w:lineRule="auto"/>
        <w:rPr>
          <w:ins w:id="225" w:author="faisal omari" w:date="2025-06-04T10:12:00Z" w16du:dateUtc="2025-06-04T07:12:00Z"/>
          <w:sz w:val="24"/>
          <w:szCs w:val="24"/>
          <w:rPrChange w:id="226" w:author="faisal omari" w:date="2025-06-04T10:12:00Z" w16du:dateUtc="2025-06-04T07:12:00Z">
            <w:rPr>
              <w:ins w:id="227" w:author="faisal omari" w:date="2025-06-04T10:12:00Z" w16du:dateUtc="2025-06-04T07:12:00Z"/>
              <w:sz w:val="24"/>
              <w:szCs w:val="24"/>
              <w:lang w:val="en-US"/>
            </w:rPr>
          </w:rPrChange>
        </w:rPr>
      </w:pPr>
      <w:ins w:id="228" w:author="faisal omari" w:date="2025-06-04T09:32:00Z" w16du:dateUtc="2025-06-04T06:32:00Z">
        <w:r w:rsidRPr="009958DB">
          <w:rPr>
            <w:sz w:val="24"/>
            <w:szCs w:val="24"/>
          </w:rPr>
          <w:t xml:space="preserve">Abdul-Raof Hussein provides a comprehensive rhetorical and pragmatic analysis of </w:t>
        </w:r>
      </w:ins>
      <w:ins w:id="229" w:author="faisal omari" w:date="2025-06-04T09:33:00Z" w16du:dateUtc="2025-06-04T06:33:00Z">
        <w:r w:rsidRPr="00F3575C">
          <w:rPr>
            <w:i/>
            <w:iCs/>
            <w:sz w:val="24"/>
            <w:szCs w:val="24"/>
          </w:rPr>
          <w:t>tashbīh</w:t>
        </w:r>
        <w:r w:rsidRPr="00763A29">
          <w:rPr>
            <w:sz w:val="24"/>
            <w:szCs w:val="24"/>
          </w:rPr>
          <w:t xml:space="preserve"> </w:t>
        </w:r>
      </w:ins>
      <w:ins w:id="230" w:author="faisal omari" w:date="2025-06-04T09:32:00Z" w16du:dateUtc="2025-06-04T06:32:00Z">
        <w:r w:rsidRPr="009958DB">
          <w:rPr>
            <w:sz w:val="24"/>
            <w:szCs w:val="24"/>
          </w:rPr>
          <w:t xml:space="preserve">in Arabic, distinguishing it from other figurative devices through a structured framework. His work outlines the four components of </w:t>
        </w:r>
      </w:ins>
      <w:ins w:id="231" w:author="faisal omari" w:date="2025-06-04T09:33:00Z" w16du:dateUtc="2025-06-04T06:33:00Z">
        <w:r w:rsidRPr="00F3575C">
          <w:rPr>
            <w:i/>
            <w:iCs/>
            <w:sz w:val="24"/>
            <w:szCs w:val="24"/>
          </w:rPr>
          <w:lastRenderedPageBreak/>
          <w:t>tashbīh</w:t>
        </w:r>
        <w:r w:rsidRPr="00763A29">
          <w:rPr>
            <w:sz w:val="24"/>
            <w:szCs w:val="24"/>
          </w:rPr>
          <w:t xml:space="preserve"> </w:t>
        </w:r>
      </w:ins>
      <w:ins w:id="232" w:author="faisal omari" w:date="2025-06-04T09:32:00Z" w16du:dateUtc="2025-06-04T06:32:00Z">
        <w:r w:rsidRPr="009958DB">
          <w:rPr>
            <w:sz w:val="24"/>
            <w:szCs w:val="24"/>
          </w:rPr>
          <w:t>—the likened-to (</w:t>
        </w:r>
        <w:r w:rsidRPr="009958DB">
          <w:rPr>
            <w:i/>
            <w:iCs/>
            <w:sz w:val="24"/>
            <w:szCs w:val="24"/>
            <w:rPrChange w:id="233" w:author="faisal omari" w:date="2025-06-04T09:33:00Z" w16du:dateUtc="2025-06-04T06:33:00Z">
              <w:rPr>
                <w:sz w:val="24"/>
                <w:szCs w:val="24"/>
              </w:rPr>
            </w:rPrChange>
          </w:rPr>
          <w:t>al-mushabbah</w:t>
        </w:r>
        <w:r w:rsidRPr="009958DB">
          <w:rPr>
            <w:sz w:val="24"/>
            <w:szCs w:val="24"/>
          </w:rPr>
          <w:t>), the likened (</w:t>
        </w:r>
        <w:r w:rsidRPr="009958DB">
          <w:rPr>
            <w:i/>
            <w:iCs/>
            <w:sz w:val="24"/>
            <w:szCs w:val="24"/>
            <w:rPrChange w:id="234" w:author="faisal omari" w:date="2025-06-04T09:33:00Z" w16du:dateUtc="2025-06-04T06:33:00Z">
              <w:rPr>
                <w:sz w:val="24"/>
                <w:szCs w:val="24"/>
              </w:rPr>
            </w:rPrChange>
          </w:rPr>
          <w:t>al-mushabbah bihi</w:t>
        </w:r>
        <w:r w:rsidRPr="009958DB">
          <w:rPr>
            <w:sz w:val="24"/>
            <w:szCs w:val="24"/>
          </w:rPr>
          <w:t xml:space="preserve">), the </w:t>
        </w:r>
      </w:ins>
      <w:ins w:id="235" w:author="faisal omari" w:date="2025-06-04T09:33:00Z" w16du:dateUtc="2025-06-04T06:33:00Z">
        <w:r w:rsidRPr="00F3575C">
          <w:rPr>
            <w:i/>
            <w:iCs/>
            <w:sz w:val="24"/>
            <w:szCs w:val="24"/>
          </w:rPr>
          <w:t>tashbīh</w:t>
        </w:r>
        <w:r w:rsidRPr="00763A29">
          <w:rPr>
            <w:sz w:val="24"/>
            <w:szCs w:val="24"/>
          </w:rPr>
          <w:t xml:space="preserve"> </w:t>
        </w:r>
      </w:ins>
      <w:ins w:id="236" w:author="faisal omari" w:date="2025-06-04T09:32:00Z" w16du:dateUtc="2025-06-04T06:32:00Z">
        <w:r w:rsidRPr="009958DB">
          <w:rPr>
            <w:sz w:val="24"/>
            <w:szCs w:val="24"/>
          </w:rPr>
          <w:t xml:space="preserve">feature, and the </w:t>
        </w:r>
      </w:ins>
      <w:ins w:id="237" w:author="faisal omari" w:date="2025-06-04T09:33:00Z" w16du:dateUtc="2025-06-04T06:33:00Z">
        <w:r w:rsidRPr="00F3575C">
          <w:rPr>
            <w:i/>
            <w:iCs/>
            <w:sz w:val="24"/>
            <w:szCs w:val="24"/>
          </w:rPr>
          <w:t>tashbīh</w:t>
        </w:r>
        <w:r w:rsidRPr="00763A29">
          <w:rPr>
            <w:sz w:val="24"/>
            <w:szCs w:val="24"/>
          </w:rPr>
          <w:t xml:space="preserve"> </w:t>
        </w:r>
      </w:ins>
      <w:ins w:id="238" w:author="faisal omari" w:date="2025-06-04T09:32:00Z" w16du:dateUtc="2025-06-04T06:32:00Z">
        <w:r w:rsidRPr="009958DB">
          <w:rPr>
            <w:sz w:val="24"/>
            <w:szCs w:val="24"/>
          </w:rPr>
          <w:t xml:space="preserve">element—and classifies different types such as implicit, reverse, compound, and imaginary forms. He emphasizes the rhetorical power of succinct and stylistically elevated expressions, especially those that omit explicit comparison markers. This typology not only deepens the understanding of </w:t>
        </w:r>
      </w:ins>
      <w:ins w:id="239" w:author="faisal omari" w:date="2025-06-04T09:33:00Z" w16du:dateUtc="2025-06-04T06:33:00Z">
        <w:r w:rsidRPr="00F3575C">
          <w:rPr>
            <w:i/>
            <w:iCs/>
            <w:sz w:val="24"/>
            <w:szCs w:val="24"/>
          </w:rPr>
          <w:t>tashbīh</w:t>
        </w:r>
        <w:r w:rsidRPr="00763A29">
          <w:rPr>
            <w:sz w:val="24"/>
            <w:szCs w:val="24"/>
          </w:rPr>
          <w:t xml:space="preserve"> </w:t>
        </w:r>
      </w:ins>
      <w:ins w:id="240" w:author="faisal omari" w:date="2025-06-04T09:32:00Z" w16du:dateUtc="2025-06-04T06:32:00Z">
        <w:r w:rsidRPr="009958DB">
          <w:rPr>
            <w:sz w:val="24"/>
            <w:szCs w:val="24"/>
          </w:rPr>
          <w:t xml:space="preserve">in classical Arabic discourse but also serves as a valuable reference for formulating linguistic rules to support automated </w:t>
        </w:r>
      </w:ins>
      <w:ins w:id="241" w:author="faisal omari" w:date="2025-06-04T09:33:00Z" w16du:dateUtc="2025-06-04T06:33:00Z">
        <w:r w:rsidRPr="00F3575C">
          <w:rPr>
            <w:i/>
            <w:iCs/>
            <w:sz w:val="24"/>
            <w:szCs w:val="24"/>
          </w:rPr>
          <w:t>tashbīh</w:t>
        </w:r>
        <w:r w:rsidRPr="00763A29">
          <w:rPr>
            <w:sz w:val="24"/>
            <w:szCs w:val="24"/>
          </w:rPr>
          <w:t xml:space="preserve"> </w:t>
        </w:r>
      </w:ins>
      <w:ins w:id="242" w:author="faisal omari" w:date="2025-06-04T09:32:00Z" w16du:dateUtc="2025-06-04T06:32:00Z">
        <w:r w:rsidRPr="009958DB">
          <w:rPr>
            <w:sz w:val="24"/>
            <w:szCs w:val="24"/>
          </w:rPr>
          <w:t>detection in poetry</w:t>
        </w:r>
        <w:r>
          <w:rPr>
            <w:sz w:val="24"/>
            <w:szCs w:val="24"/>
          </w:rPr>
          <w:t xml:space="preserve"> [18].</w:t>
        </w:r>
      </w:ins>
    </w:p>
    <w:p w14:paraId="1F357836" w14:textId="4133E374" w:rsidR="00180FC0" w:rsidRDefault="00180FC0">
      <w:pPr>
        <w:pStyle w:val="ListParagraph"/>
        <w:numPr>
          <w:ilvl w:val="0"/>
          <w:numId w:val="1"/>
        </w:numPr>
        <w:spacing w:line="360" w:lineRule="auto"/>
        <w:rPr>
          <w:ins w:id="243" w:author="faisal omari" w:date="2025-06-04T10:16:00Z" w16du:dateUtc="2025-06-04T07:16:00Z"/>
          <w:sz w:val="24"/>
          <w:szCs w:val="24"/>
        </w:rPr>
      </w:pPr>
      <w:ins w:id="244" w:author="faisal omari" w:date="2025-06-04T10:12:00Z" w16du:dateUtc="2025-06-04T07:12:00Z">
        <w:r w:rsidRPr="00180FC0">
          <w:rPr>
            <w:sz w:val="24"/>
            <w:szCs w:val="24"/>
          </w:rPr>
          <w:t>Ibrahim and Elghazaly (2013) proposed a hybrid Arabic text summarization model that combines Rhetorical Structure Theory (RST) with the Vector Space Model (VSM) to enhance semantic extraction and paragraph ranking. The first component of their model applies RST to segment text and identify rhetorical relationships (e.g., justification, contrast), classifying text units as nucleus or satellite. The second component uses cosine similarity in a vector space representation to rank and refine the most relevant segments. Their evaluation on Arabic news articles showed a precision improvement from 56.3% using RST alone to 71.6% using the hybrid method. This work demonstrates the value of rhetorical analysis and cue-based segmentation in Arabic NLP tasks, which can be informative for constructing linguistically aware models in poetic analysis</w:t>
        </w:r>
        <w:r>
          <w:rPr>
            <w:sz w:val="24"/>
            <w:szCs w:val="24"/>
          </w:rPr>
          <w:t xml:space="preserve"> [19]</w:t>
        </w:r>
        <w:r w:rsidRPr="00180FC0">
          <w:rPr>
            <w:sz w:val="24"/>
            <w:szCs w:val="24"/>
          </w:rPr>
          <w:t>.</w:t>
        </w:r>
      </w:ins>
    </w:p>
    <w:p w14:paraId="698FC5B6" w14:textId="1DFA2387" w:rsidR="0053262C" w:rsidRPr="00853B47" w:rsidRDefault="0053262C">
      <w:pPr>
        <w:pStyle w:val="ListParagraph"/>
        <w:numPr>
          <w:ilvl w:val="0"/>
          <w:numId w:val="1"/>
        </w:numPr>
        <w:spacing w:line="360" w:lineRule="auto"/>
        <w:rPr>
          <w:ins w:id="245" w:author="faisal omari" w:date="2025-06-04T08:36:00Z" w16du:dateUtc="2025-06-04T05:36:00Z"/>
          <w:sz w:val="24"/>
          <w:szCs w:val="24"/>
          <w:rPrChange w:id="246" w:author="faisal omari" w:date="2025-06-04T08:36:00Z" w16du:dateUtc="2025-06-04T05:36:00Z">
            <w:rPr>
              <w:ins w:id="247" w:author="faisal omari" w:date="2025-06-04T08:36:00Z" w16du:dateUtc="2025-06-04T05:36:00Z"/>
            </w:rPr>
          </w:rPrChange>
        </w:rPr>
        <w:pPrChange w:id="248" w:author="faisal omari" w:date="2025-06-04T08:36:00Z" w16du:dateUtc="2025-06-04T05:36:00Z">
          <w:pPr>
            <w:spacing w:line="360" w:lineRule="auto"/>
            <w:ind w:firstLine="720"/>
          </w:pPr>
        </w:pPrChange>
      </w:pPr>
      <w:ins w:id="249" w:author="faisal omari" w:date="2025-06-04T10:16:00Z" w16du:dateUtc="2025-06-04T07:16:00Z">
        <w:r w:rsidRPr="0053262C">
          <w:rPr>
            <w:sz w:val="24"/>
            <w:szCs w:val="24"/>
          </w:rPr>
          <w:t xml:space="preserve">Khan and Rahman (2025) conducted a large-scale comparative study between Quranic verses and pre-Islamic Arabic poetry using modern NLP methods. They applied CAMeLBERT-based embeddings and clustering algorithms to analyze semantic and stylistic patterns across over 10,000 Quranic sentences and 38,000 poetic verses. Their results show that even the most poetic Quranic verses (Makki) form distinct clusters from classical Arabic poetry, supporting the claim of the Quran’s rhetorical uniqueness. This work provides computational evidence for a long-standing debate and highlights the power of </w:t>
        </w:r>
        <w:r w:rsidRPr="0053262C">
          <w:rPr>
            <w:sz w:val="24"/>
            <w:szCs w:val="24"/>
          </w:rPr>
          <w:lastRenderedPageBreak/>
          <w:t>embedding-based analysis in modeling Classical Arabic texts. The clustering-based methodology may also inspire future tasks in Arabic literary analysis, such as distinguishing rhetorical devices like tashbīh, and could inform the design of machine learning pipelines for identifying implicit structures in poetry</w:t>
        </w:r>
        <w:r>
          <w:rPr>
            <w:sz w:val="24"/>
            <w:szCs w:val="24"/>
          </w:rPr>
          <w:t xml:space="preserve"> [20]</w:t>
        </w:r>
        <w:r w:rsidRPr="0053262C">
          <w:rPr>
            <w:sz w:val="24"/>
            <w:szCs w:val="24"/>
          </w:rPr>
          <w:t>.</w:t>
        </w:r>
      </w:ins>
    </w:p>
    <w:p w14:paraId="5BBA19FC" w14:textId="77777777" w:rsidR="002B55F3" w:rsidRPr="00763A29" w:rsidRDefault="002B55F3" w:rsidP="00763A29">
      <w:pPr>
        <w:spacing w:line="360" w:lineRule="auto"/>
        <w:rPr>
          <w:sz w:val="24"/>
          <w:szCs w:val="24"/>
          <w:rtl/>
          <w:lang w:bidi="ar-SA"/>
        </w:rPr>
      </w:pPr>
    </w:p>
    <w:p w14:paraId="1522D861" w14:textId="77777777" w:rsidR="00EE6DE8" w:rsidRPr="00763A29" w:rsidRDefault="00EE6DE8" w:rsidP="00763A29">
      <w:pPr>
        <w:spacing w:line="360" w:lineRule="auto"/>
        <w:rPr>
          <w:sz w:val="24"/>
          <w:szCs w:val="24"/>
        </w:rPr>
      </w:pPr>
      <w:r w:rsidRPr="00763A29">
        <w:rPr>
          <w:sz w:val="24"/>
          <w:szCs w:val="24"/>
        </w:rPr>
        <w:br w:type="page"/>
      </w:r>
    </w:p>
    <w:p w14:paraId="2EC87E2D" w14:textId="38CA875C" w:rsidR="00EE6DE8" w:rsidRPr="00272280" w:rsidRDefault="00EE6DE8" w:rsidP="00272280">
      <w:pPr>
        <w:pStyle w:val="ListParagraph"/>
        <w:numPr>
          <w:ilvl w:val="0"/>
          <w:numId w:val="4"/>
        </w:numPr>
        <w:spacing w:line="360" w:lineRule="auto"/>
        <w:outlineLvl w:val="0"/>
        <w:rPr>
          <w:b/>
          <w:bCs/>
          <w:color w:val="FF0000"/>
          <w:sz w:val="28"/>
          <w:szCs w:val="28"/>
        </w:rPr>
      </w:pPr>
      <w:bookmarkStart w:id="250" w:name="_Toc199496438"/>
      <w:r w:rsidRPr="00272280">
        <w:rPr>
          <w:b/>
          <w:bCs/>
          <w:color w:val="FF0000"/>
          <w:sz w:val="28"/>
          <w:szCs w:val="28"/>
        </w:rPr>
        <w:lastRenderedPageBreak/>
        <w:t>Research Goals and Questions</w:t>
      </w:r>
      <w:bookmarkEnd w:id="250"/>
    </w:p>
    <w:p w14:paraId="7057430C" w14:textId="410B58E9" w:rsidR="00EF4E1E" w:rsidRPr="00763A29" w:rsidRDefault="00EF4E1E" w:rsidP="00763A29">
      <w:pPr>
        <w:spacing w:line="360" w:lineRule="auto"/>
        <w:ind w:firstLine="720"/>
        <w:rPr>
          <w:sz w:val="24"/>
          <w:szCs w:val="24"/>
        </w:rPr>
      </w:pPr>
      <w:r w:rsidRPr="00763A29">
        <w:rPr>
          <w:sz w:val="24"/>
          <w:szCs w:val="24"/>
        </w:rPr>
        <w:t>The central goal of this research is to develop</w:t>
      </w:r>
      <w:ins w:id="251" w:author="צבי קופליק" w:date="2025-06-01T09:21:00Z">
        <w:r w:rsidR="00621B81">
          <w:rPr>
            <w:sz w:val="24"/>
            <w:szCs w:val="24"/>
            <w:lang w:val="en-US"/>
          </w:rPr>
          <w:t>, demonstrate,</w:t>
        </w:r>
      </w:ins>
      <w:r w:rsidRPr="00763A29">
        <w:rPr>
          <w:sz w:val="24"/>
          <w:szCs w:val="24"/>
        </w:rPr>
        <w:t xml:space="preserve"> and evaluate automatic methods for identifying </w:t>
      </w:r>
      <w:del w:id="252" w:author="עלי חוסיין" w:date="2025-06-03T06:57:00Z">
        <w:r w:rsidRPr="00763A29" w:rsidDel="00756260">
          <w:rPr>
            <w:sz w:val="24"/>
            <w:szCs w:val="24"/>
          </w:rPr>
          <w:delText xml:space="preserve">hidden </w:delText>
        </w:r>
      </w:del>
      <w:ins w:id="253" w:author="עלי חוסיין" w:date="2025-06-03T06:57:00Z">
        <w:r w:rsidR="00756260" w:rsidRPr="00756260">
          <w:rPr>
            <w:i/>
            <w:iCs/>
            <w:sz w:val="24"/>
            <w:szCs w:val="24"/>
            <w:lang w:val="en-US"/>
            <w:rPrChange w:id="254" w:author="עלי חוסיין" w:date="2025-06-03T06:57:00Z">
              <w:rPr>
                <w:sz w:val="24"/>
                <w:szCs w:val="24"/>
                <w:lang w:val="en-US"/>
              </w:rPr>
            </w:rPrChange>
          </w:rPr>
          <w:t>implicit</w:t>
        </w:r>
        <w:r w:rsidR="00756260" w:rsidRPr="00756260">
          <w:rPr>
            <w:i/>
            <w:iCs/>
            <w:sz w:val="24"/>
            <w:szCs w:val="24"/>
            <w:rPrChange w:id="255" w:author="עלי חוסיין" w:date="2025-06-03T06:57:00Z">
              <w:rPr>
                <w:sz w:val="24"/>
                <w:szCs w:val="24"/>
              </w:rPr>
            </w:rPrChange>
          </w:rPr>
          <w:t xml:space="preserve"> </w:t>
        </w:r>
      </w:ins>
      <w:r w:rsidRPr="00756260">
        <w:rPr>
          <w:i/>
          <w:iCs/>
          <w:sz w:val="24"/>
          <w:szCs w:val="24"/>
          <w:rPrChange w:id="256" w:author="עלי חוסיין" w:date="2025-06-03T06:57:00Z">
            <w:rPr>
              <w:sz w:val="24"/>
              <w:szCs w:val="24"/>
            </w:rPr>
          </w:rPrChange>
        </w:rPr>
        <w:t>tashbīh</w:t>
      </w:r>
      <w:r w:rsidRPr="00763A29">
        <w:rPr>
          <w:sz w:val="24"/>
          <w:szCs w:val="24"/>
        </w:rPr>
        <w:t xml:space="preserve"> </w:t>
      </w:r>
      <w:del w:id="257" w:author="עלי חוסיין" w:date="2025-06-03T06:57:00Z">
        <w:r w:rsidRPr="00763A29" w:rsidDel="002E3B6F">
          <w:rPr>
            <w:sz w:val="24"/>
            <w:szCs w:val="24"/>
          </w:rPr>
          <w:delText xml:space="preserve">(implicit similes) </w:delText>
        </w:r>
      </w:del>
      <w:r w:rsidRPr="00763A29">
        <w:rPr>
          <w:sz w:val="24"/>
          <w:szCs w:val="24"/>
        </w:rPr>
        <w:t>in classical Arabic poetry</w:t>
      </w:r>
      <w:del w:id="258" w:author="עלי חוסיין" w:date="2025-06-03T06:58:00Z">
        <w:r w:rsidRPr="00763A29" w:rsidDel="002E3B6F">
          <w:rPr>
            <w:sz w:val="24"/>
            <w:szCs w:val="24"/>
          </w:rPr>
          <w:delText xml:space="preserve">, </w:delText>
        </w:r>
        <w:commentRangeStart w:id="259"/>
        <w:r w:rsidRPr="00763A29" w:rsidDel="002E3B6F">
          <w:rPr>
            <w:sz w:val="24"/>
            <w:szCs w:val="24"/>
          </w:rPr>
          <w:delText>where the comparison is not signaled by explicit linguistic markers</w:delText>
        </w:r>
      </w:del>
      <w:commentRangeEnd w:id="259"/>
      <w:r w:rsidR="002E3B6F">
        <w:rPr>
          <w:rStyle w:val="CommentReference"/>
        </w:rPr>
        <w:commentReference w:id="259"/>
      </w:r>
      <w:r w:rsidRPr="00763A29">
        <w:rPr>
          <w:sz w:val="24"/>
          <w:szCs w:val="24"/>
        </w:rPr>
        <w:t>. This task lies at the intersection of classical Arabic rhetoric and modern natural language processing (NLP), aiming to bridge centuries-old poetic tradition with contemporary computational techniques.</w:t>
      </w:r>
    </w:p>
    <w:p w14:paraId="3A0FFAA7" w14:textId="77777777" w:rsidR="00621B81" w:rsidRPr="00763A29" w:rsidRDefault="00621B81" w:rsidP="00621B81">
      <w:pPr>
        <w:spacing w:line="360" w:lineRule="auto"/>
        <w:outlineLvl w:val="1"/>
        <w:rPr>
          <w:ins w:id="260" w:author="צבי קופליק" w:date="2025-06-01T09:22:00Z"/>
          <w:b/>
          <w:bCs/>
          <w:sz w:val="24"/>
          <w:szCs w:val="24"/>
        </w:rPr>
      </w:pPr>
      <w:bookmarkStart w:id="261" w:name="_Toc199496439"/>
      <w:ins w:id="262" w:author="צבי קופליק" w:date="2025-06-01T09:22:00Z">
        <w:r w:rsidRPr="00763A29">
          <w:rPr>
            <w:b/>
            <w:bCs/>
            <w:sz w:val="24"/>
            <w:szCs w:val="24"/>
          </w:rPr>
          <w:t>Research Questions</w:t>
        </w:r>
      </w:ins>
    </w:p>
    <w:p w14:paraId="120FA8C5" w14:textId="77777777" w:rsidR="00621B81" w:rsidRPr="00763A29" w:rsidRDefault="00621B81" w:rsidP="00621B81">
      <w:pPr>
        <w:spacing w:line="360" w:lineRule="auto"/>
        <w:ind w:firstLine="720"/>
        <w:rPr>
          <w:ins w:id="263" w:author="צבי קופליק" w:date="2025-06-01T09:22:00Z"/>
          <w:sz w:val="24"/>
          <w:szCs w:val="24"/>
        </w:rPr>
      </w:pPr>
      <w:ins w:id="264" w:author="צבי קופליק" w:date="2025-06-01T09:22:00Z">
        <w:r w:rsidRPr="00763A29">
          <w:rPr>
            <w:sz w:val="24"/>
            <w:szCs w:val="24"/>
          </w:rPr>
          <w:t xml:space="preserve">The proposed research seeks to answer the following key questions: </w:t>
        </w:r>
      </w:ins>
    </w:p>
    <w:p w14:paraId="7DCA47B5" w14:textId="635B2D56" w:rsidR="00621B81" w:rsidRDefault="00621B81" w:rsidP="00621B81">
      <w:pPr>
        <w:pStyle w:val="ListParagraph"/>
        <w:numPr>
          <w:ilvl w:val="0"/>
          <w:numId w:val="1"/>
        </w:numPr>
        <w:spacing w:line="360" w:lineRule="auto"/>
        <w:rPr>
          <w:ins w:id="265" w:author="צבי קופליק" w:date="2025-06-01T09:23:00Z"/>
          <w:sz w:val="24"/>
          <w:szCs w:val="24"/>
        </w:rPr>
      </w:pPr>
      <w:ins w:id="266" w:author="צבי קופליק" w:date="2025-06-01T09:22:00Z">
        <w:r w:rsidRPr="00763A29">
          <w:rPr>
            <w:sz w:val="24"/>
            <w:szCs w:val="24"/>
          </w:rPr>
          <w:t xml:space="preserve">RQ1: </w:t>
        </w:r>
      </w:ins>
      <w:ins w:id="267" w:author="צבי קופליק" w:date="2025-06-01T09:23:00Z">
        <w:r>
          <w:rPr>
            <w:sz w:val="24"/>
            <w:szCs w:val="24"/>
            <w:lang w:val="en-US"/>
          </w:rPr>
          <w:t>How c</w:t>
        </w:r>
      </w:ins>
      <w:ins w:id="268" w:author="צבי קופליק" w:date="2025-06-01T09:22:00Z">
        <w:r w:rsidRPr="00763A29">
          <w:rPr>
            <w:sz w:val="24"/>
            <w:szCs w:val="24"/>
          </w:rPr>
          <w:t xml:space="preserve">an machine learning models accurately identify </w:t>
        </w:r>
        <w:r w:rsidRPr="00E60215">
          <w:rPr>
            <w:i/>
            <w:iCs/>
            <w:sz w:val="24"/>
            <w:szCs w:val="24"/>
            <w:rPrChange w:id="269" w:author="עלי חוסיין" w:date="2025-06-03T06:58:00Z">
              <w:rPr>
                <w:sz w:val="24"/>
                <w:szCs w:val="24"/>
              </w:rPr>
            </w:rPrChange>
          </w:rPr>
          <w:t>tashbīh</w:t>
        </w:r>
        <w:r w:rsidRPr="00763A29">
          <w:rPr>
            <w:sz w:val="24"/>
            <w:szCs w:val="24"/>
          </w:rPr>
          <w:t xml:space="preserve"> in Arabic poetry beyond rule-based lexical pattern matching? </w:t>
        </w:r>
      </w:ins>
    </w:p>
    <w:p w14:paraId="3BE71FE6" w14:textId="5485C48A" w:rsidR="00621B81" w:rsidRPr="00621B81" w:rsidRDefault="00621B81">
      <w:pPr>
        <w:spacing w:line="360" w:lineRule="auto"/>
        <w:ind w:left="720"/>
        <w:rPr>
          <w:ins w:id="270" w:author="צבי קופליק" w:date="2025-06-01T09:22:00Z"/>
          <w:sz w:val="24"/>
          <w:szCs w:val="24"/>
          <w:lang w:val="en-US"/>
          <w:rPrChange w:id="271" w:author="צבי קופליק" w:date="2025-06-01T09:23:00Z">
            <w:rPr>
              <w:ins w:id="272" w:author="צבי קופליק" w:date="2025-06-01T09:22:00Z"/>
            </w:rPr>
          </w:rPrChange>
        </w:rPr>
        <w:pPrChange w:id="273" w:author="צבי קופליק" w:date="2025-06-01T09:23:00Z">
          <w:pPr>
            <w:pStyle w:val="ListParagraph"/>
            <w:numPr>
              <w:numId w:val="1"/>
            </w:numPr>
            <w:spacing w:line="360" w:lineRule="auto"/>
            <w:ind w:left="1080" w:hanging="360"/>
          </w:pPr>
        </w:pPrChange>
      </w:pPr>
      <w:commentRangeStart w:id="274"/>
      <w:ins w:id="275" w:author="צבי קופליק" w:date="2025-06-01T09:24:00Z">
        <w:r>
          <w:rPr>
            <w:sz w:val="24"/>
            <w:szCs w:val="24"/>
            <w:lang w:val="en-US"/>
          </w:rPr>
          <w:t>To</w:t>
        </w:r>
      </w:ins>
      <w:ins w:id="276" w:author="צבי קופליק" w:date="2025-06-01T09:23:00Z">
        <w:r>
          <w:rPr>
            <w:sz w:val="24"/>
            <w:szCs w:val="24"/>
            <w:lang w:val="en-US"/>
          </w:rPr>
          <w:t xml:space="preserve"> </w:t>
        </w:r>
      </w:ins>
      <w:ins w:id="277" w:author="צבי קופליק" w:date="2025-06-01T09:24:00Z">
        <w:r>
          <w:rPr>
            <w:sz w:val="24"/>
            <w:szCs w:val="24"/>
            <w:lang w:val="en-US"/>
          </w:rPr>
          <w:t xml:space="preserve">address </w:t>
        </w:r>
      </w:ins>
      <w:commentRangeEnd w:id="274"/>
      <w:ins w:id="278" w:author="צבי קופליק" w:date="2025-06-01T09:25:00Z">
        <w:r>
          <w:rPr>
            <w:rStyle w:val="CommentReference"/>
          </w:rPr>
          <w:commentReference w:id="274"/>
        </w:r>
      </w:ins>
      <w:ins w:id="279" w:author="צבי קופליק" w:date="2025-06-01T09:24:00Z">
        <w:r>
          <w:rPr>
            <w:sz w:val="24"/>
            <w:szCs w:val="24"/>
            <w:lang w:val="en-US"/>
          </w:rPr>
          <w:t>the above research question, we will address the following questions</w:t>
        </w:r>
      </w:ins>
    </w:p>
    <w:p w14:paraId="542DE928" w14:textId="65846697" w:rsidR="00621B81" w:rsidRPr="00763A29" w:rsidRDefault="00621B81" w:rsidP="00621B81">
      <w:pPr>
        <w:pStyle w:val="ListParagraph"/>
        <w:numPr>
          <w:ilvl w:val="0"/>
          <w:numId w:val="1"/>
        </w:numPr>
        <w:spacing w:line="360" w:lineRule="auto"/>
        <w:rPr>
          <w:ins w:id="280" w:author="צבי קופליק" w:date="2025-06-01T09:22:00Z"/>
          <w:sz w:val="24"/>
          <w:szCs w:val="24"/>
        </w:rPr>
      </w:pPr>
      <w:commentRangeStart w:id="281"/>
      <w:ins w:id="282" w:author="צבי קופליק" w:date="2025-06-01T09:22:00Z">
        <w:r w:rsidRPr="00763A29">
          <w:rPr>
            <w:sz w:val="24"/>
            <w:szCs w:val="24"/>
          </w:rPr>
          <w:t>RQ</w:t>
        </w:r>
      </w:ins>
      <w:ins w:id="283" w:author="צבי קופליק" w:date="2025-06-01T09:24:00Z">
        <w:r>
          <w:rPr>
            <w:sz w:val="24"/>
            <w:szCs w:val="24"/>
            <w:lang w:val="en-US"/>
          </w:rPr>
          <w:t>1.1</w:t>
        </w:r>
      </w:ins>
      <w:ins w:id="284" w:author="צבי קופליק" w:date="2025-06-01T09:22:00Z">
        <w:r w:rsidRPr="00763A29">
          <w:rPr>
            <w:sz w:val="24"/>
            <w:szCs w:val="24"/>
          </w:rPr>
          <w:t xml:space="preserve">: </w:t>
        </w:r>
      </w:ins>
      <w:commentRangeEnd w:id="281"/>
      <w:ins w:id="285" w:author="צבי קופליק" w:date="2025-06-01T09:33:00Z">
        <w:r w:rsidR="00A76081">
          <w:rPr>
            <w:rStyle w:val="CommentReference"/>
          </w:rPr>
          <w:commentReference w:id="281"/>
        </w:r>
      </w:ins>
      <w:ins w:id="286" w:author="צבי קופליק" w:date="2025-06-01T09:22:00Z">
        <w:r w:rsidRPr="00763A29">
          <w:rPr>
            <w:sz w:val="24"/>
            <w:szCs w:val="24"/>
          </w:rPr>
          <w:t xml:space="preserve">What are the linguistic and semantic characteristics that distinguish </w:t>
        </w:r>
        <w:del w:id="287" w:author="עלי חוסיין" w:date="2025-06-03T06:58:00Z">
          <w:r w:rsidRPr="00763A29" w:rsidDel="00E60215">
            <w:rPr>
              <w:sz w:val="24"/>
              <w:szCs w:val="24"/>
            </w:rPr>
            <w:delText>hidden</w:delText>
          </w:r>
        </w:del>
      </w:ins>
      <w:ins w:id="288" w:author="עלי חוסיין" w:date="2025-06-03T06:58:00Z">
        <w:r w:rsidR="00E60215">
          <w:rPr>
            <w:sz w:val="24"/>
            <w:szCs w:val="24"/>
            <w:lang w:val="en-US"/>
          </w:rPr>
          <w:t>implicit</w:t>
        </w:r>
      </w:ins>
      <w:ins w:id="289" w:author="צבי קופליק" w:date="2025-06-01T09:22:00Z">
        <w:r w:rsidRPr="00763A29">
          <w:rPr>
            <w:sz w:val="24"/>
            <w:szCs w:val="24"/>
          </w:rPr>
          <w:t xml:space="preserve"> </w:t>
        </w:r>
        <w:r w:rsidRPr="00E60215">
          <w:rPr>
            <w:i/>
            <w:iCs/>
            <w:sz w:val="24"/>
            <w:szCs w:val="24"/>
            <w:rPrChange w:id="290" w:author="עלי חוסיין" w:date="2025-06-03T06:58:00Z">
              <w:rPr>
                <w:sz w:val="24"/>
                <w:szCs w:val="24"/>
              </w:rPr>
            </w:rPrChange>
          </w:rPr>
          <w:t>tashbīh</w:t>
        </w:r>
        <w:r w:rsidRPr="00763A29">
          <w:rPr>
            <w:sz w:val="24"/>
            <w:szCs w:val="24"/>
          </w:rPr>
          <w:t xml:space="preserve"> from other poetic statements </w:t>
        </w:r>
        <w:del w:id="291" w:author="עלי חוסיין" w:date="2025-06-03T06:59:00Z">
          <w:r w:rsidRPr="00763A29" w:rsidDel="00E042FD">
            <w:rPr>
              <w:sz w:val="24"/>
              <w:szCs w:val="24"/>
            </w:rPr>
            <w:delText>or</w:delText>
          </w:r>
        </w:del>
      </w:ins>
      <w:ins w:id="292" w:author="עלי חוסיין" w:date="2025-06-03T06:59:00Z">
        <w:r w:rsidR="00E042FD">
          <w:rPr>
            <w:sz w:val="24"/>
            <w:szCs w:val="24"/>
            <w:lang w:val="en-US"/>
          </w:rPr>
          <w:t>such as</w:t>
        </w:r>
      </w:ins>
      <w:ins w:id="293" w:author="צבי קופליק" w:date="2025-06-01T09:22:00Z">
        <w:r w:rsidRPr="00763A29">
          <w:rPr>
            <w:sz w:val="24"/>
            <w:szCs w:val="24"/>
          </w:rPr>
          <w:t xml:space="preserve"> metaphors? </w:t>
        </w:r>
      </w:ins>
    </w:p>
    <w:p w14:paraId="00568DDC" w14:textId="4749F702" w:rsidR="00621B81" w:rsidRPr="00763A29" w:rsidRDefault="00621B81" w:rsidP="00621B81">
      <w:pPr>
        <w:pStyle w:val="ListParagraph"/>
        <w:numPr>
          <w:ilvl w:val="0"/>
          <w:numId w:val="1"/>
        </w:numPr>
        <w:spacing w:line="360" w:lineRule="auto"/>
        <w:rPr>
          <w:ins w:id="294" w:author="צבי קופליק" w:date="2025-06-01T09:22:00Z"/>
          <w:sz w:val="24"/>
          <w:szCs w:val="24"/>
        </w:rPr>
      </w:pPr>
      <w:ins w:id="295" w:author="צבי קופליק" w:date="2025-06-01T09:22:00Z">
        <w:r w:rsidRPr="00763A29">
          <w:rPr>
            <w:sz w:val="24"/>
            <w:szCs w:val="24"/>
          </w:rPr>
          <w:t>RQ</w:t>
        </w:r>
      </w:ins>
      <w:ins w:id="296" w:author="צבי קופליק" w:date="2025-06-01T09:24:00Z">
        <w:r>
          <w:rPr>
            <w:sz w:val="24"/>
            <w:szCs w:val="24"/>
            <w:lang w:val="en-US"/>
          </w:rPr>
          <w:t>1.2</w:t>
        </w:r>
      </w:ins>
      <w:ins w:id="297" w:author="צבי קופליק" w:date="2025-06-01T09:22:00Z">
        <w:r w:rsidRPr="00763A29">
          <w:rPr>
            <w:sz w:val="24"/>
            <w:szCs w:val="24"/>
          </w:rPr>
          <w:t xml:space="preserve">: How effective is a transformation-based method in creating high-quality examples of implicit </w:t>
        </w:r>
        <w:r w:rsidRPr="00C72EDE">
          <w:rPr>
            <w:i/>
            <w:iCs/>
            <w:sz w:val="24"/>
            <w:szCs w:val="24"/>
            <w:rPrChange w:id="298" w:author="עלי חוסיין" w:date="2025-06-03T06:59:00Z">
              <w:rPr>
                <w:sz w:val="24"/>
                <w:szCs w:val="24"/>
              </w:rPr>
            </w:rPrChange>
          </w:rPr>
          <w:t>tashbīh</w:t>
        </w:r>
        <w:r w:rsidRPr="00763A29">
          <w:rPr>
            <w:sz w:val="24"/>
            <w:szCs w:val="24"/>
          </w:rPr>
          <w:t xml:space="preserve"> for training data augmentation? </w:t>
        </w:r>
      </w:ins>
    </w:p>
    <w:p w14:paraId="138CDABC" w14:textId="703C7BD3" w:rsidR="00621B81" w:rsidRPr="00763A29" w:rsidRDefault="00621B81" w:rsidP="00621B81">
      <w:pPr>
        <w:pStyle w:val="ListParagraph"/>
        <w:numPr>
          <w:ilvl w:val="0"/>
          <w:numId w:val="1"/>
        </w:numPr>
        <w:spacing w:line="360" w:lineRule="auto"/>
        <w:rPr>
          <w:ins w:id="299" w:author="צבי קופליק" w:date="2025-06-01T09:22:00Z"/>
          <w:sz w:val="24"/>
          <w:szCs w:val="24"/>
        </w:rPr>
      </w:pPr>
      <w:ins w:id="300" w:author="צבי קופליק" w:date="2025-06-01T09:22:00Z">
        <w:r w:rsidRPr="00763A29">
          <w:rPr>
            <w:sz w:val="24"/>
            <w:szCs w:val="24"/>
          </w:rPr>
          <w:t>RQ</w:t>
        </w:r>
      </w:ins>
      <w:ins w:id="301" w:author="צבי קופליק" w:date="2025-06-01T09:24:00Z">
        <w:r>
          <w:rPr>
            <w:sz w:val="24"/>
            <w:szCs w:val="24"/>
            <w:lang w:val="en-US"/>
          </w:rPr>
          <w:t>1,3</w:t>
        </w:r>
      </w:ins>
      <w:ins w:id="302" w:author="צבי קופליק" w:date="2025-06-01T09:22:00Z">
        <w:r w:rsidRPr="00763A29">
          <w:rPr>
            <w:sz w:val="24"/>
            <w:szCs w:val="24"/>
          </w:rPr>
          <w:t xml:space="preserve">: To what extent can contextual language models like AraBERT generalize to detect implicit rhetorical devices in highly stylized, classical Arabic text? </w:t>
        </w:r>
      </w:ins>
    </w:p>
    <w:p w14:paraId="1DB01F6A" w14:textId="44087E79" w:rsidR="00621B81" w:rsidRPr="00763A29" w:rsidRDefault="00621B81" w:rsidP="00621B81">
      <w:pPr>
        <w:pStyle w:val="ListParagraph"/>
        <w:numPr>
          <w:ilvl w:val="0"/>
          <w:numId w:val="1"/>
        </w:numPr>
        <w:spacing w:line="360" w:lineRule="auto"/>
        <w:rPr>
          <w:ins w:id="303" w:author="צבי קופליק" w:date="2025-06-01T09:22:00Z"/>
          <w:sz w:val="24"/>
          <w:szCs w:val="24"/>
        </w:rPr>
      </w:pPr>
      <w:ins w:id="304" w:author="צבי קופליק" w:date="2025-06-01T09:22:00Z">
        <w:r w:rsidRPr="00763A29">
          <w:rPr>
            <w:sz w:val="24"/>
            <w:szCs w:val="24"/>
          </w:rPr>
          <w:t>RQ</w:t>
        </w:r>
      </w:ins>
      <w:ins w:id="305" w:author="צבי קופליק" w:date="2025-06-01T09:24:00Z">
        <w:r>
          <w:rPr>
            <w:sz w:val="24"/>
            <w:szCs w:val="24"/>
            <w:lang w:val="en-US"/>
          </w:rPr>
          <w:t>1.4</w:t>
        </w:r>
      </w:ins>
      <w:ins w:id="306" w:author="צבי קופליק" w:date="2025-06-01T09:22:00Z">
        <w:r w:rsidRPr="00763A29">
          <w:rPr>
            <w:sz w:val="24"/>
            <w:szCs w:val="24"/>
          </w:rPr>
          <w:t>: What are the limitations and challenges in modeling deep figurative meaning computationally in the context of Arabic rhetoric?</w:t>
        </w:r>
      </w:ins>
      <w:commentRangeStart w:id="307"/>
      <w:commentRangeEnd w:id="307"/>
      <w:ins w:id="308" w:author="צבי קופליק" w:date="2025-06-01T09:33:00Z">
        <w:r w:rsidR="00A76081">
          <w:rPr>
            <w:rStyle w:val="CommentReference"/>
          </w:rPr>
          <w:commentReference w:id="307"/>
        </w:r>
      </w:ins>
    </w:p>
    <w:p w14:paraId="62F62573" w14:textId="6DD4BB50" w:rsidR="00EF4E1E" w:rsidRPr="00763A29" w:rsidDel="00621B81" w:rsidRDefault="00EF4E1E" w:rsidP="00272280">
      <w:pPr>
        <w:spacing w:line="360" w:lineRule="auto"/>
        <w:outlineLvl w:val="1"/>
        <w:rPr>
          <w:moveFrom w:id="309" w:author="צבי קופליק" w:date="2025-06-01T09:26:00Z"/>
          <w:b/>
          <w:bCs/>
          <w:sz w:val="24"/>
          <w:szCs w:val="24"/>
        </w:rPr>
      </w:pPr>
      <w:moveFromRangeStart w:id="310" w:author="צבי קופליק" w:date="2025-06-01T09:26:00Z" w:name="move199662407"/>
      <w:commentRangeStart w:id="311"/>
      <w:moveFrom w:id="312" w:author="צבי קופליק" w:date="2025-06-01T09:26:00Z">
        <w:r w:rsidRPr="00763A29" w:rsidDel="00621B81">
          <w:rPr>
            <w:b/>
            <w:bCs/>
            <w:sz w:val="24"/>
            <w:szCs w:val="24"/>
          </w:rPr>
          <w:t>Research Goals</w:t>
        </w:r>
        <w:bookmarkEnd w:id="261"/>
        <w:commentRangeEnd w:id="311"/>
        <w:r w:rsidR="00621B81" w:rsidDel="00621B81">
          <w:rPr>
            <w:rStyle w:val="CommentReference"/>
          </w:rPr>
          <w:commentReference w:id="311"/>
        </w:r>
      </w:moveFrom>
    </w:p>
    <w:p w14:paraId="11F2FD8E" w14:textId="309B889F" w:rsidR="00EF4E1E" w:rsidRPr="00763A29" w:rsidDel="00621B81" w:rsidRDefault="00EF4E1E" w:rsidP="00763A29">
      <w:pPr>
        <w:spacing w:line="360" w:lineRule="auto"/>
        <w:ind w:firstLine="720"/>
        <w:rPr>
          <w:moveFrom w:id="313" w:author="צבי קופליק" w:date="2025-06-01T09:26:00Z"/>
          <w:sz w:val="24"/>
          <w:szCs w:val="24"/>
        </w:rPr>
      </w:pPr>
      <w:moveFrom w:id="314" w:author="צבי קופליק" w:date="2025-06-01T09:26:00Z">
        <w:r w:rsidRPr="00763A29" w:rsidDel="00621B81">
          <w:rPr>
            <w:sz w:val="24"/>
            <w:szCs w:val="24"/>
          </w:rPr>
          <w:t xml:space="preserve">To achieve this overarching aim, the research will pursue the following specific objectives: </w:t>
        </w:r>
      </w:moveFrom>
    </w:p>
    <w:p w14:paraId="59D3FBD0" w14:textId="44FC4C0A" w:rsidR="00EF4E1E" w:rsidRPr="00763A29" w:rsidDel="00621B81" w:rsidRDefault="00EF4E1E" w:rsidP="00763A29">
      <w:pPr>
        <w:pStyle w:val="ListParagraph"/>
        <w:numPr>
          <w:ilvl w:val="0"/>
          <w:numId w:val="1"/>
        </w:numPr>
        <w:spacing w:line="360" w:lineRule="auto"/>
        <w:rPr>
          <w:moveFrom w:id="315" w:author="צבי קופליק" w:date="2025-06-01T09:26:00Z"/>
          <w:sz w:val="24"/>
          <w:szCs w:val="24"/>
        </w:rPr>
      </w:pPr>
      <w:moveFrom w:id="316" w:author="צבי קופליק" w:date="2025-06-01T09:26:00Z">
        <w:r w:rsidRPr="00763A29" w:rsidDel="00621B81">
          <w:rPr>
            <w:sz w:val="24"/>
            <w:szCs w:val="24"/>
          </w:rPr>
          <w:t xml:space="preserve">Construct a labeled dataset of Arabic poems containing both explicit and hidden tashbīh, based on an initial rule-based classifier and manual verification. </w:t>
        </w:r>
      </w:moveFrom>
    </w:p>
    <w:p w14:paraId="50E49616" w14:textId="357F34F2" w:rsidR="00EF4E1E" w:rsidRPr="00763A29" w:rsidDel="00621B81" w:rsidRDefault="00EF4E1E" w:rsidP="00763A29">
      <w:pPr>
        <w:pStyle w:val="ListParagraph"/>
        <w:numPr>
          <w:ilvl w:val="0"/>
          <w:numId w:val="1"/>
        </w:numPr>
        <w:spacing w:line="360" w:lineRule="auto"/>
        <w:rPr>
          <w:moveFrom w:id="317" w:author="צבי קופליק" w:date="2025-06-01T09:26:00Z"/>
          <w:sz w:val="24"/>
          <w:szCs w:val="24"/>
        </w:rPr>
      </w:pPr>
      <w:moveFrom w:id="318" w:author="צבי קופליק" w:date="2025-06-01T09:26:00Z">
        <w:r w:rsidRPr="00763A29" w:rsidDel="00621B81">
          <w:rPr>
            <w:sz w:val="24"/>
            <w:szCs w:val="24"/>
          </w:rPr>
          <w:t xml:space="preserve">Fine-tune transformer-based Arabic language models (e.g., AraBERT) to distinguish poems with tashbīh from those without, using both explicit and implicit instances. </w:t>
        </w:r>
      </w:moveFrom>
    </w:p>
    <w:p w14:paraId="08C81123" w14:textId="65FB82F6" w:rsidR="00EF4E1E" w:rsidRPr="00763A29" w:rsidDel="00621B81" w:rsidRDefault="00EF4E1E" w:rsidP="00763A29">
      <w:pPr>
        <w:pStyle w:val="ListParagraph"/>
        <w:numPr>
          <w:ilvl w:val="0"/>
          <w:numId w:val="1"/>
        </w:numPr>
        <w:spacing w:line="360" w:lineRule="auto"/>
        <w:rPr>
          <w:moveFrom w:id="319" w:author="צבי קופליק" w:date="2025-06-01T09:26:00Z"/>
          <w:sz w:val="24"/>
          <w:szCs w:val="24"/>
        </w:rPr>
      </w:pPr>
      <w:moveFrom w:id="320" w:author="צבי קופליק" w:date="2025-06-01T09:26:00Z">
        <w:r w:rsidRPr="00763A29" w:rsidDel="00621B81">
          <w:rPr>
            <w:sz w:val="24"/>
            <w:szCs w:val="24"/>
          </w:rPr>
          <w:t xml:space="preserve">Design a transformation framework to manually or semi-automatically convert explicit tashbīh examples into implicit ones by removing or hiding the comparison marker while preserving semantic meaning and poetic structure. </w:t>
        </w:r>
      </w:moveFrom>
    </w:p>
    <w:p w14:paraId="63106D81" w14:textId="6AC6518F" w:rsidR="00EF4E1E" w:rsidRPr="00763A29" w:rsidDel="00621B81" w:rsidRDefault="00EF4E1E" w:rsidP="00763A29">
      <w:pPr>
        <w:pStyle w:val="ListParagraph"/>
        <w:numPr>
          <w:ilvl w:val="0"/>
          <w:numId w:val="1"/>
        </w:numPr>
        <w:spacing w:line="360" w:lineRule="auto"/>
        <w:rPr>
          <w:moveFrom w:id="321" w:author="צבי קופליק" w:date="2025-06-01T09:26:00Z"/>
          <w:sz w:val="24"/>
          <w:szCs w:val="24"/>
        </w:rPr>
      </w:pPr>
      <w:moveFrom w:id="322" w:author="צבי קופליק" w:date="2025-06-01T09:26:00Z">
        <w:r w:rsidRPr="00763A29" w:rsidDel="00621B81">
          <w:rPr>
            <w:sz w:val="24"/>
            <w:szCs w:val="24"/>
          </w:rPr>
          <w:t xml:space="preserve">Develop a classification model capable of identifying tashbīh </w:t>
        </w:r>
        <w:r w:rsidRPr="00763A29" w:rsidDel="00621B81">
          <w:rPr>
            <w:rFonts w:ascii="Calibri" w:hAnsi="Calibri" w:cs="Calibri"/>
            <w:sz w:val="24"/>
            <w:szCs w:val="24"/>
          </w:rPr>
          <w:t>ḍ</w:t>
        </w:r>
        <w:r w:rsidRPr="00763A29" w:rsidDel="00621B81">
          <w:rPr>
            <w:sz w:val="24"/>
            <w:szCs w:val="24"/>
          </w:rPr>
          <w:t xml:space="preserve">imnī based on semantic features, syntactic context, and poetic discourse patterns. </w:t>
        </w:r>
      </w:moveFrom>
    </w:p>
    <w:p w14:paraId="4A87B8AE" w14:textId="59651884" w:rsidR="00EF4E1E" w:rsidRPr="00763A29" w:rsidDel="00621B81" w:rsidRDefault="00EF4E1E" w:rsidP="00763A29">
      <w:pPr>
        <w:pStyle w:val="ListParagraph"/>
        <w:numPr>
          <w:ilvl w:val="0"/>
          <w:numId w:val="1"/>
        </w:numPr>
        <w:spacing w:line="360" w:lineRule="auto"/>
        <w:rPr>
          <w:moveFrom w:id="323" w:author="צבי קופליק" w:date="2025-06-01T09:26:00Z"/>
          <w:sz w:val="24"/>
          <w:szCs w:val="24"/>
        </w:rPr>
      </w:pPr>
      <w:moveFrom w:id="324" w:author="צבי קופליק" w:date="2025-06-01T09:26:00Z">
        <w:r w:rsidRPr="00763A29" w:rsidDel="00621B81">
          <w:rPr>
            <w:sz w:val="24"/>
            <w:szCs w:val="24"/>
          </w:rPr>
          <w:t>Evaluate the models’ performance using standard metrics (accuracy, precision, recall, F1-score), alongside qualitative analysis of correctly and incorrectly classified examples.</w:t>
        </w:r>
      </w:moveFrom>
    </w:p>
    <w:p w14:paraId="78604919" w14:textId="2A7A9CAB" w:rsidR="00EF4E1E" w:rsidRPr="00763A29" w:rsidDel="00621B81" w:rsidRDefault="00EF4E1E" w:rsidP="00272280">
      <w:pPr>
        <w:spacing w:line="360" w:lineRule="auto"/>
        <w:outlineLvl w:val="1"/>
        <w:rPr>
          <w:del w:id="325" w:author="צבי קופליק" w:date="2025-06-01T09:25:00Z"/>
          <w:b/>
          <w:bCs/>
          <w:sz w:val="24"/>
          <w:szCs w:val="24"/>
        </w:rPr>
      </w:pPr>
      <w:bookmarkStart w:id="326" w:name="_Toc199496440"/>
      <w:moveFromRangeEnd w:id="310"/>
      <w:del w:id="327" w:author="צבי קופליק" w:date="2025-06-01T09:25:00Z">
        <w:r w:rsidRPr="00763A29" w:rsidDel="00621B81">
          <w:rPr>
            <w:b/>
            <w:bCs/>
            <w:sz w:val="24"/>
            <w:szCs w:val="24"/>
          </w:rPr>
          <w:delText>Research Questions</w:delText>
        </w:r>
        <w:bookmarkEnd w:id="326"/>
      </w:del>
    </w:p>
    <w:p w14:paraId="052E224F" w14:textId="7083EC31" w:rsidR="00EF4E1E" w:rsidRPr="00763A29" w:rsidDel="00621B81" w:rsidRDefault="00EF4E1E" w:rsidP="00763A29">
      <w:pPr>
        <w:spacing w:line="360" w:lineRule="auto"/>
        <w:ind w:firstLine="720"/>
        <w:rPr>
          <w:del w:id="328" w:author="צבי קופליק" w:date="2025-06-01T09:25:00Z"/>
          <w:sz w:val="24"/>
          <w:szCs w:val="24"/>
        </w:rPr>
      </w:pPr>
      <w:del w:id="329" w:author="צבי קופליק" w:date="2025-06-01T09:25:00Z">
        <w:r w:rsidRPr="00763A29" w:rsidDel="00621B81">
          <w:rPr>
            <w:sz w:val="24"/>
            <w:szCs w:val="24"/>
          </w:rPr>
          <w:delText xml:space="preserve">The proposed research seeks to answer the following key questions: </w:delText>
        </w:r>
      </w:del>
    </w:p>
    <w:p w14:paraId="7C71C04A" w14:textId="069611B9" w:rsidR="00EF4E1E" w:rsidRPr="00763A29" w:rsidDel="00621B81" w:rsidRDefault="00EF4E1E" w:rsidP="00763A29">
      <w:pPr>
        <w:pStyle w:val="ListParagraph"/>
        <w:numPr>
          <w:ilvl w:val="0"/>
          <w:numId w:val="1"/>
        </w:numPr>
        <w:spacing w:line="360" w:lineRule="auto"/>
        <w:rPr>
          <w:del w:id="330" w:author="צבי קופליק" w:date="2025-06-01T09:25:00Z"/>
          <w:sz w:val="24"/>
          <w:szCs w:val="24"/>
        </w:rPr>
      </w:pPr>
      <w:del w:id="331" w:author="צבי קופליק" w:date="2025-06-01T09:25:00Z">
        <w:r w:rsidRPr="00763A29" w:rsidDel="00621B81">
          <w:rPr>
            <w:sz w:val="24"/>
            <w:szCs w:val="24"/>
          </w:rPr>
          <w:delText xml:space="preserve">RQ1: Can machine learning models accurately identify tashbīh in Arabic poetry beyond rule-based lexical pattern matching? </w:delText>
        </w:r>
      </w:del>
    </w:p>
    <w:p w14:paraId="73089E3E" w14:textId="1E5B5EF5" w:rsidR="00EF4E1E" w:rsidRPr="00763A29" w:rsidDel="00621B81" w:rsidRDefault="00EF4E1E" w:rsidP="00763A29">
      <w:pPr>
        <w:pStyle w:val="ListParagraph"/>
        <w:numPr>
          <w:ilvl w:val="0"/>
          <w:numId w:val="1"/>
        </w:numPr>
        <w:spacing w:line="360" w:lineRule="auto"/>
        <w:rPr>
          <w:del w:id="332" w:author="צבי קופליק" w:date="2025-06-01T09:25:00Z"/>
          <w:sz w:val="24"/>
          <w:szCs w:val="24"/>
        </w:rPr>
      </w:pPr>
      <w:del w:id="333" w:author="צבי קופליק" w:date="2025-06-01T09:25:00Z">
        <w:r w:rsidRPr="00763A29" w:rsidDel="00621B81">
          <w:rPr>
            <w:sz w:val="24"/>
            <w:szCs w:val="24"/>
          </w:rPr>
          <w:delText xml:space="preserve">RQ2: What are the linguistic and semantic characteristics that distinguish hidden tashbīh from other poetic statements or metaphors? </w:delText>
        </w:r>
      </w:del>
    </w:p>
    <w:p w14:paraId="4DC22E1E" w14:textId="03219943" w:rsidR="00EF4E1E" w:rsidRPr="00763A29" w:rsidDel="00621B81" w:rsidRDefault="00EF4E1E" w:rsidP="00763A29">
      <w:pPr>
        <w:pStyle w:val="ListParagraph"/>
        <w:numPr>
          <w:ilvl w:val="0"/>
          <w:numId w:val="1"/>
        </w:numPr>
        <w:spacing w:line="360" w:lineRule="auto"/>
        <w:rPr>
          <w:del w:id="334" w:author="צבי קופליק" w:date="2025-06-01T09:25:00Z"/>
          <w:sz w:val="24"/>
          <w:szCs w:val="24"/>
        </w:rPr>
      </w:pPr>
      <w:del w:id="335" w:author="צבי קופליק" w:date="2025-06-01T09:25:00Z">
        <w:r w:rsidRPr="00763A29" w:rsidDel="00621B81">
          <w:rPr>
            <w:sz w:val="24"/>
            <w:szCs w:val="24"/>
          </w:rPr>
          <w:delText xml:space="preserve">RQ3: How effective is a transformation-based method in creating high-quality examples of implicit tashbīh for training data augmentation? </w:delText>
        </w:r>
      </w:del>
    </w:p>
    <w:p w14:paraId="407648E0" w14:textId="3E5CBBE2" w:rsidR="00EF4E1E" w:rsidRPr="00763A29" w:rsidDel="00621B81" w:rsidRDefault="00EF4E1E" w:rsidP="00763A29">
      <w:pPr>
        <w:pStyle w:val="ListParagraph"/>
        <w:numPr>
          <w:ilvl w:val="0"/>
          <w:numId w:val="1"/>
        </w:numPr>
        <w:spacing w:line="360" w:lineRule="auto"/>
        <w:rPr>
          <w:del w:id="336" w:author="צבי קופליק" w:date="2025-06-01T09:25:00Z"/>
          <w:sz w:val="24"/>
          <w:szCs w:val="24"/>
        </w:rPr>
      </w:pPr>
      <w:del w:id="337" w:author="צבי קופליק" w:date="2025-06-01T09:25:00Z">
        <w:r w:rsidRPr="00763A29" w:rsidDel="00621B81">
          <w:rPr>
            <w:sz w:val="24"/>
            <w:szCs w:val="24"/>
          </w:rPr>
          <w:delText xml:space="preserve">RQ4: To what extent can contextual language models like AraBERT generalize to detect implicit rhetorical devices in highly stylized, classical Arabic text? </w:delText>
        </w:r>
      </w:del>
    </w:p>
    <w:p w14:paraId="7CF05DAC" w14:textId="79DF404F" w:rsidR="00EF4E1E" w:rsidRPr="00763A29" w:rsidDel="00621B81" w:rsidRDefault="00EF4E1E" w:rsidP="00763A29">
      <w:pPr>
        <w:pStyle w:val="ListParagraph"/>
        <w:numPr>
          <w:ilvl w:val="0"/>
          <w:numId w:val="1"/>
        </w:numPr>
        <w:spacing w:line="360" w:lineRule="auto"/>
        <w:rPr>
          <w:del w:id="338" w:author="צבי קופליק" w:date="2025-06-01T09:25:00Z"/>
          <w:sz w:val="24"/>
          <w:szCs w:val="24"/>
        </w:rPr>
      </w:pPr>
      <w:del w:id="339" w:author="צבי קופליק" w:date="2025-06-01T09:25:00Z">
        <w:r w:rsidRPr="00763A29" w:rsidDel="00621B81">
          <w:rPr>
            <w:sz w:val="24"/>
            <w:szCs w:val="24"/>
          </w:rPr>
          <w:delText>RQ5: What are the limitations and challenges in modeling deep figurative meaning computationally in the context of Arabic rhetoric?</w:delText>
        </w:r>
      </w:del>
    </w:p>
    <w:p w14:paraId="2D1A56C6" w14:textId="77777777" w:rsidR="00EE6DE8" w:rsidRPr="00763A29" w:rsidRDefault="00EE6DE8" w:rsidP="00763A29">
      <w:pPr>
        <w:spacing w:line="360" w:lineRule="auto"/>
        <w:rPr>
          <w:sz w:val="24"/>
          <w:szCs w:val="24"/>
        </w:rPr>
      </w:pPr>
      <w:r w:rsidRPr="00763A29">
        <w:rPr>
          <w:sz w:val="24"/>
          <w:szCs w:val="24"/>
        </w:rPr>
        <w:br w:type="page"/>
      </w:r>
    </w:p>
    <w:p w14:paraId="48951827" w14:textId="2EAF5DBE" w:rsidR="00EE6DE8" w:rsidRPr="00272280" w:rsidRDefault="000A35C6" w:rsidP="00272280">
      <w:pPr>
        <w:pStyle w:val="ListParagraph"/>
        <w:numPr>
          <w:ilvl w:val="0"/>
          <w:numId w:val="4"/>
        </w:numPr>
        <w:spacing w:line="360" w:lineRule="auto"/>
        <w:outlineLvl w:val="0"/>
        <w:rPr>
          <w:b/>
          <w:bCs/>
          <w:color w:val="FF0000"/>
          <w:sz w:val="28"/>
          <w:szCs w:val="28"/>
        </w:rPr>
      </w:pPr>
      <w:bookmarkStart w:id="340" w:name="_Toc199496441"/>
      <w:r>
        <w:rPr>
          <w:b/>
          <w:bCs/>
          <w:color w:val="FF0000"/>
          <w:sz w:val="28"/>
          <w:szCs w:val="28"/>
        </w:rPr>
        <w:lastRenderedPageBreak/>
        <w:t>Tools and Methods</w:t>
      </w:r>
      <w:bookmarkEnd w:id="340"/>
    </w:p>
    <w:p w14:paraId="684FAE58" w14:textId="0DEDB493" w:rsidR="00EF4E1E" w:rsidRPr="00763A29" w:rsidRDefault="00EF4E1E" w:rsidP="00763A29">
      <w:pPr>
        <w:spacing w:line="360" w:lineRule="auto"/>
        <w:rPr>
          <w:sz w:val="24"/>
          <w:szCs w:val="24"/>
        </w:rPr>
      </w:pPr>
      <w:r w:rsidRPr="00763A29">
        <w:rPr>
          <w:sz w:val="24"/>
          <w:szCs w:val="24"/>
        </w:rPr>
        <w:t xml:space="preserve">This section outlines the methodological approach and computational tools used to achieve the research goals of identifying </w:t>
      </w:r>
      <w:del w:id="341" w:author="עלי חוסיין" w:date="2025-06-03T06:59:00Z">
        <w:r w:rsidRPr="00763A29" w:rsidDel="00C72EDE">
          <w:rPr>
            <w:sz w:val="24"/>
            <w:szCs w:val="24"/>
          </w:rPr>
          <w:delText xml:space="preserve">hidden </w:delText>
        </w:r>
      </w:del>
      <w:proofErr w:type="spellStart"/>
      <w:ins w:id="342" w:author="עלי חוסיין" w:date="2025-06-03T06:59:00Z">
        <w:r w:rsidR="00C72EDE">
          <w:rPr>
            <w:sz w:val="24"/>
            <w:szCs w:val="24"/>
            <w:lang w:val="en-US"/>
          </w:rPr>
          <w:t>implicet</w:t>
        </w:r>
        <w:proofErr w:type="spellEnd"/>
        <w:r w:rsidR="00C72EDE" w:rsidRPr="00763A29">
          <w:rPr>
            <w:sz w:val="24"/>
            <w:szCs w:val="24"/>
          </w:rPr>
          <w:t xml:space="preserve"> </w:t>
        </w:r>
      </w:ins>
      <w:r w:rsidRPr="00C72EDE">
        <w:rPr>
          <w:i/>
          <w:iCs/>
          <w:sz w:val="24"/>
          <w:szCs w:val="24"/>
          <w:rPrChange w:id="343" w:author="עלי חוסיין" w:date="2025-06-03T06:59:00Z">
            <w:rPr>
              <w:sz w:val="24"/>
              <w:szCs w:val="24"/>
            </w:rPr>
          </w:rPrChange>
        </w:rPr>
        <w:t>tashbīh</w:t>
      </w:r>
      <w:r w:rsidRPr="00763A29">
        <w:rPr>
          <w:sz w:val="24"/>
          <w:szCs w:val="24"/>
        </w:rPr>
        <w:t xml:space="preserve"> </w:t>
      </w:r>
      <w:del w:id="344" w:author="עלי חוסיין" w:date="2025-06-03T07:00:00Z">
        <w:r w:rsidRPr="00763A29" w:rsidDel="00C72EDE">
          <w:rPr>
            <w:sz w:val="24"/>
            <w:szCs w:val="24"/>
          </w:rPr>
          <w:delText xml:space="preserve">(similes) </w:delText>
        </w:r>
      </w:del>
      <w:r w:rsidRPr="00763A29">
        <w:rPr>
          <w:sz w:val="24"/>
          <w:szCs w:val="24"/>
        </w:rPr>
        <w:t>in Arabic poetry. The methodology integrates rule-based extraction, data preprocessing, model fine-tuning, and evaluative analysis, all grounded in the principles of Arabic rhetoric and modern NLP.</w:t>
      </w:r>
    </w:p>
    <w:p w14:paraId="44BBB50D" w14:textId="5086360F" w:rsidR="00EF4E1E" w:rsidRPr="00763A29" w:rsidRDefault="00EF4E1E" w:rsidP="00272280">
      <w:pPr>
        <w:spacing w:line="360" w:lineRule="auto"/>
        <w:outlineLvl w:val="1"/>
        <w:rPr>
          <w:b/>
          <w:bCs/>
          <w:sz w:val="24"/>
          <w:szCs w:val="24"/>
        </w:rPr>
      </w:pPr>
      <w:bookmarkStart w:id="345" w:name="_Toc199496442"/>
      <w:commentRangeStart w:id="346"/>
      <w:commentRangeStart w:id="347"/>
      <w:r w:rsidRPr="00763A29">
        <w:rPr>
          <w:b/>
          <w:bCs/>
          <w:sz w:val="24"/>
          <w:szCs w:val="24"/>
        </w:rPr>
        <w:t>Overview of the Research Pipeline</w:t>
      </w:r>
      <w:bookmarkEnd w:id="345"/>
      <w:commentRangeEnd w:id="346"/>
      <w:r w:rsidR="00A76081">
        <w:rPr>
          <w:rStyle w:val="CommentReference"/>
        </w:rPr>
        <w:commentReference w:id="346"/>
      </w:r>
      <w:commentRangeEnd w:id="347"/>
      <w:r w:rsidR="00BE73CA">
        <w:rPr>
          <w:rStyle w:val="CommentReference"/>
        </w:rPr>
        <w:commentReference w:id="347"/>
      </w:r>
    </w:p>
    <w:p w14:paraId="3EC68575" w14:textId="77777777" w:rsidR="00EF4E1E" w:rsidRPr="00763A29" w:rsidRDefault="00EF4E1E" w:rsidP="00763A29">
      <w:pPr>
        <w:spacing w:line="360" w:lineRule="auto"/>
        <w:ind w:firstLine="720"/>
        <w:rPr>
          <w:sz w:val="24"/>
          <w:szCs w:val="24"/>
        </w:rPr>
      </w:pPr>
      <w:r w:rsidRPr="00763A29">
        <w:rPr>
          <w:sz w:val="24"/>
          <w:szCs w:val="24"/>
        </w:rPr>
        <w:t>The research pipeline consists of the following stages:</w:t>
      </w:r>
    </w:p>
    <w:p w14:paraId="0642D37E" w14:textId="77777777" w:rsidR="00EF4E1E" w:rsidRPr="00763A29" w:rsidRDefault="00EF4E1E" w:rsidP="00763A29">
      <w:pPr>
        <w:pStyle w:val="ListParagraph"/>
        <w:numPr>
          <w:ilvl w:val="0"/>
          <w:numId w:val="2"/>
        </w:numPr>
        <w:spacing w:line="360" w:lineRule="auto"/>
        <w:rPr>
          <w:sz w:val="24"/>
          <w:szCs w:val="24"/>
        </w:rPr>
      </w:pPr>
      <w:r w:rsidRPr="00763A29">
        <w:rPr>
          <w:sz w:val="24"/>
          <w:szCs w:val="24"/>
        </w:rPr>
        <w:t xml:space="preserve">Initial Rule-Based Detection of Tashbīh: </w:t>
      </w:r>
    </w:p>
    <w:p w14:paraId="41D975B1" w14:textId="77777777" w:rsidR="00EF4E1E" w:rsidRPr="00763A29" w:rsidRDefault="00EF4E1E" w:rsidP="00763A29">
      <w:pPr>
        <w:pStyle w:val="ListParagraph"/>
        <w:numPr>
          <w:ilvl w:val="1"/>
          <w:numId w:val="1"/>
        </w:numPr>
        <w:spacing w:line="360" w:lineRule="auto"/>
        <w:rPr>
          <w:sz w:val="24"/>
          <w:szCs w:val="24"/>
        </w:rPr>
      </w:pPr>
      <w:r w:rsidRPr="00763A29">
        <w:rPr>
          <w:sz w:val="24"/>
          <w:szCs w:val="24"/>
        </w:rPr>
        <w:t xml:space="preserve">A rule-based system (converted from prior Java code to Python) was employed to detect explicit </w:t>
      </w:r>
      <w:r w:rsidRPr="00C72EDE">
        <w:rPr>
          <w:i/>
          <w:iCs/>
          <w:sz w:val="24"/>
          <w:szCs w:val="24"/>
          <w:rPrChange w:id="348" w:author="עלי חוסיין" w:date="2025-06-03T07:00:00Z">
            <w:rPr>
              <w:sz w:val="24"/>
              <w:szCs w:val="24"/>
            </w:rPr>
          </w:rPrChange>
        </w:rPr>
        <w:t>tashbīh</w:t>
      </w:r>
      <w:r w:rsidRPr="00763A29">
        <w:rPr>
          <w:sz w:val="24"/>
          <w:szCs w:val="24"/>
        </w:rPr>
        <w:t xml:space="preserve"> in classical Arabic poems. </w:t>
      </w:r>
    </w:p>
    <w:p w14:paraId="580932EB" w14:textId="77777777" w:rsidR="00EF4E1E" w:rsidRPr="00763A29" w:rsidRDefault="00EF4E1E" w:rsidP="00763A29">
      <w:pPr>
        <w:pStyle w:val="ListParagraph"/>
        <w:numPr>
          <w:ilvl w:val="1"/>
          <w:numId w:val="1"/>
        </w:numPr>
        <w:spacing w:line="360" w:lineRule="auto"/>
        <w:rPr>
          <w:sz w:val="24"/>
          <w:szCs w:val="24"/>
        </w:rPr>
      </w:pPr>
      <w:r w:rsidRPr="00763A29">
        <w:rPr>
          <w:sz w:val="24"/>
          <w:szCs w:val="24"/>
        </w:rPr>
        <w:t xml:space="preserve">These rules searched for explicit simile particles (e.g., </w:t>
      </w:r>
      <w:r w:rsidRPr="00763A29">
        <w:rPr>
          <w:rFonts w:cs="Arial" w:hint="eastAsia"/>
          <w:sz w:val="24"/>
          <w:szCs w:val="24"/>
          <w:rtl/>
          <w:lang w:bidi="ar-SA"/>
        </w:rPr>
        <w:t>كأن،</w:t>
      </w:r>
      <w:r w:rsidRPr="00763A29">
        <w:rPr>
          <w:rFonts w:cs="Arial"/>
          <w:sz w:val="24"/>
          <w:szCs w:val="24"/>
          <w:rtl/>
          <w:lang w:bidi="ar-SA"/>
        </w:rPr>
        <w:t xml:space="preserve"> </w:t>
      </w:r>
      <w:r w:rsidRPr="00763A29">
        <w:rPr>
          <w:rFonts w:cs="Arial" w:hint="eastAsia"/>
          <w:sz w:val="24"/>
          <w:szCs w:val="24"/>
          <w:rtl/>
          <w:lang w:bidi="ar-SA"/>
        </w:rPr>
        <w:t>مثل،</w:t>
      </w:r>
      <w:r w:rsidRPr="00763A29">
        <w:rPr>
          <w:rFonts w:cs="Arial"/>
          <w:sz w:val="24"/>
          <w:szCs w:val="24"/>
          <w:rtl/>
          <w:lang w:bidi="ar-SA"/>
        </w:rPr>
        <w:t xml:space="preserve"> </w:t>
      </w:r>
      <w:r w:rsidRPr="00763A29">
        <w:rPr>
          <w:rFonts w:cs="Arial" w:hint="eastAsia"/>
          <w:sz w:val="24"/>
          <w:szCs w:val="24"/>
          <w:rtl/>
          <w:lang w:bidi="ar-SA"/>
        </w:rPr>
        <w:t>كما،</w:t>
      </w:r>
      <w:r w:rsidRPr="00763A29">
        <w:rPr>
          <w:rFonts w:cs="Arial"/>
          <w:sz w:val="24"/>
          <w:szCs w:val="24"/>
          <w:rtl/>
          <w:lang w:bidi="ar-SA"/>
        </w:rPr>
        <w:t xml:space="preserve"> </w:t>
      </w:r>
      <w:r w:rsidRPr="00763A29">
        <w:rPr>
          <w:rFonts w:cs="Arial" w:hint="eastAsia"/>
          <w:sz w:val="24"/>
          <w:szCs w:val="24"/>
          <w:rtl/>
          <w:lang w:bidi="ar-SA"/>
        </w:rPr>
        <w:t>كـ</w:t>
      </w:r>
      <w:r w:rsidRPr="00763A29">
        <w:rPr>
          <w:sz w:val="24"/>
          <w:szCs w:val="24"/>
        </w:rPr>
        <w:t xml:space="preserve">) and comparison-related verbs (e.g., </w:t>
      </w:r>
      <w:r w:rsidRPr="00763A29">
        <w:rPr>
          <w:rFonts w:cs="Arial" w:hint="eastAsia"/>
          <w:sz w:val="24"/>
          <w:szCs w:val="24"/>
          <w:rtl/>
          <w:lang w:bidi="ar-SA"/>
        </w:rPr>
        <w:t>شبه،</w:t>
      </w:r>
      <w:r w:rsidRPr="00763A29">
        <w:rPr>
          <w:rFonts w:cs="Arial"/>
          <w:sz w:val="24"/>
          <w:szCs w:val="24"/>
          <w:rtl/>
          <w:lang w:bidi="ar-SA"/>
        </w:rPr>
        <w:t xml:space="preserve"> </w:t>
      </w:r>
      <w:r w:rsidRPr="00763A29">
        <w:rPr>
          <w:rFonts w:cs="Arial" w:hint="eastAsia"/>
          <w:sz w:val="24"/>
          <w:szCs w:val="24"/>
          <w:rtl/>
          <w:lang w:bidi="ar-SA"/>
        </w:rPr>
        <w:t>ظن،</w:t>
      </w:r>
      <w:r w:rsidRPr="00763A29">
        <w:rPr>
          <w:rFonts w:cs="Arial"/>
          <w:sz w:val="24"/>
          <w:szCs w:val="24"/>
          <w:rtl/>
          <w:lang w:bidi="ar-SA"/>
        </w:rPr>
        <w:t xml:space="preserve"> </w:t>
      </w:r>
      <w:r w:rsidRPr="00763A29">
        <w:rPr>
          <w:rFonts w:cs="Arial" w:hint="eastAsia"/>
          <w:sz w:val="24"/>
          <w:szCs w:val="24"/>
          <w:rtl/>
          <w:lang w:bidi="ar-SA"/>
        </w:rPr>
        <w:t>خال</w:t>
      </w:r>
      <w:r w:rsidRPr="00763A29">
        <w:rPr>
          <w:sz w:val="24"/>
          <w:szCs w:val="24"/>
        </w:rPr>
        <w:t xml:space="preserve">) to identify overt similes. </w:t>
      </w:r>
    </w:p>
    <w:p w14:paraId="338E00B5" w14:textId="77777777" w:rsidR="00EF4E1E" w:rsidRPr="00763A29" w:rsidRDefault="00EF4E1E" w:rsidP="00763A29">
      <w:pPr>
        <w:pStyle w:val="ListParagraph"/>
        <w:numPr>
          <w:ilvl w:val="0"/>
          <w:numId w:val="2"/>
        </w:numPr>
        <w:spacing w:line="360" w:lineRule="auto"/>
        <w:rPr>
          <w:sz w:val="24"/>
          <w:szCs w:val="24"/>
        </w:rPr>
      </w:pPr>
      <w:r w:rsidRPr="00763A29">
        <w:rPr>
          <w:sz w:val="24"/>
          <w:szCs w:val="24"/>
        </w:rPr>
        <w:t xml:space="preserve">Dataset Construction and Labeling: </w:t>
      </w:r>
    </w:p>
    <w:p w14:paraId="6B9BDAF2" w14:textId="77777777" w:rsidR="00EF4E1E" w:rsidRPr="00763A29" w:rsidRDefault="00EF4E1E" w:rsidP="00763A29">
      <w:pPr>
        <w:pStyle w:val="ListParagraph"/>
        <w:numPr>
          <w:ilvl w:val="1"/>
          <w:numId w:val="1"/>
        </w:numPr>
        <w:spacing w:line="360" w:lineRule="auto"/>
        <w:rPr>
          <w:sz w:val="24"/>
          <w:szCs w:val="24"/>
        </w:rPr>
      </w:pPr>
      <w:r w:rsidRPr="00763A29">
        <w:rPr>
          <w:sz w:val="24"/>
          <w:szCs w:val="24"/>
        </w:rPr>
        <w:t xml:space="preserve">Based on the output of the rule-based detection, a binary-labeled dataset was built: poems with </w:t>
      </w:r>
      <w:r w:rsidRPr="00B5006D">
        <w:rPr>
          <w:i/>
          <w:iCs/>
          <w:sz w:val="24"/>
          <w:szCs w:val="24"/>
          <w:rPrChange w:id="349" w:author="עלי חוסיין" w:date="2025-06-03T07:00:00Z">
            <w:rPr>
              <w:sz w:val="24"/>
              <w:szCs w:val="24"/>
            </w:rPr>
          </w:rPrChange>
        </w:rPr>
        <w:t>tashbīh</w:t>
      </w:r>
      <w:r w:rsidRPr="00763A29">
        <w:rPr>
          <w:sz w:val="24"/>
          <w:szCs w:val="24"/>
        </w:rPr>
        <w:t xml:space="preserve"> vs. poems without </w:t>
      </w:r>
      <w:r w:rsidRPr="00B5006D">
        <w:rPr>
          <w:i/>
          <w:iCs/>
          <w:sz w:val="24"/>
          <w:szCs w:val="24"/>
          <w:rPrChange w:id="350" w:author="עלי חוסיין" w:date="2025-06-03T07:00:00Z">
            <w:rPr>
              <w:sz w:val="24"/>
              <w:szCs w:val="24"/>
            </w:rPr>
          </w:rPrChange>
        </w:rPr>
        <w:t>tashbīh</w:t>
      </w:r>
      <w:r w:rsidRPr="00763A29">
        <w:rPr>
          <w:sz w:val="24"/>
          <w:szCs w:val="24"/>
        </w:rPr>
        <w:t xml:space="preserve">. </w:t>
      </w:r>
    </w:p>
    <w:p w14:paraId="1E6F4F94" w14:textId="77777777" w:rsidR="00EF4E1E" w:rsidRPr="00763A29" w:rsidRDefault="00EF4E1E" w:rsidP="00763A29">
      <w:pPr>
        <w:pStyle w:val="ListParagraph"/>
        <w:numPr>
          <w:ilvl w:val="1"/>
          <w:numId w:val="1"/>
        </w:numPr>
        <w:spacing w:line="360" w:lineRule="auto"/>
        <w:rPr>
          <w:sz w:val="24"/>
          <w:szCs w:val="24"/>
        </w:rPr>
      </w:pPr>
      <w:r w:rsidRPr="00763A29">
        <w:rPr>
          <w:sz w:val="24"/>
          <w:szCs w:val="24"/>
        </w:rPr>
        <w:t>Manual verification was conducted to ensure quality and correctness, especially for edge cases.</w:t>
      </w:r>
    </w:p>
    <w:p w14:paraId="4A2D73E7" w14:textId="77777777" w:rsidR="00EF4E1E" w:rsidRPr="00763A29" w:rsidRDefault="00EF4E1E" w:rsidP="00763A29">
      <w:pPr>
        <w:pStyle w:val="ListParagraph"/>
        <w:numPr>
          <w:ilvl w:val="0"/>
          <w:numId w:val="2"/>
        </w:numPr>
        <w:spacing w:line="360" w:lineRule="auto"/>
        <w:rPr>
          <w:sz w:val="24"/>
          <w:szCs w:val="24"/>
        </w:rPr>
      </w:pPr>
      <w:r w:rsidRPr="00763A29">
        <w:rPr>
          <w:sz w:val="24"/>
          <w:szCs w:val="24"/>
        </w:rPr>
        <w:t xml:space="preserve">Text Cleaning and Preprocessing: </w:t>
      </w:r>
    </w:p>
    <w:p w14:paraId="61A48DF2" w14:textId="1531110F" w:rsidR="00EF4E1E" w:rsidRPr="00763A29" w:rsidRDefault="00EF4E1E" w:rsidP="00763A29">
      <w:pPr>
        <w:pStyle w:val="ListParagraph"/>
        <w:numPr>
          <w:ilvl w:val="1"/>
          <w:numId w:val="1"/>
        </w:numPr>
        <w:spacing w:line="360" w:lineRule="auto"/>
        <w:rPr>
          <w:sz w:val="24"/>
          <w:szCs w:val="24"/>
        </w:rPr>
      </w:pPr>
      <w:r w:rsidRPr="00763A29">
        <w:rPr>
          <w:sz w:val="24"/>
          <w:szCs w:val="24"/>
        </w:rPr>
        <w:t>Diacritics (</w:t>
      </w:r>
      <w:r w:rsidRPr="00121775">
        <w:rPr>
          <w:i/>
          <w:iCs/>
          <w:sz w:val="24"/>
          <w:szCs w:val="24"/>
          <w:rPrChange w:id="351" w:author="עלי חוסיין" w:date="2025-06-03T07:00:00Z">
            <w:rPr>
              <w:sz w:val="24"/>
              <w:szCs w:val="24"/>
            </w:rPr>
          </w:rPrChange>
        </w:rPr>
        <w:t>harakāt</w:t>
      </w:r>
      <w:r w:rsidRPr="00763A29">
        <w:rPr>
          <w:sz w:val="24"/>
          <w:szCs w:val="24"/>
        </w:rPr>
        <w:t xml:space="preserve">) </w:t>
      </w:r>
      <w:del w:id="352" w:author="faisal omari" w:date="2025-06-04T08:25:00Z" w16du:dateUtc="2025-06-04T05:25:00Z">
        <w:r w:rsidRPr="00763A29" w:rsidDel="00BE73CA">
          <w:rPr>
            <w:sz w:val="24"/>
            <w:szCs w:val="24"/>
          </w:rPr>
          <w:delText xml:space="preserve">were </w:delText>
        </w:r>
      </w:del>
      <w:ins w:id="353" w:author="faisal omari" w:date="2025-06-04T08:25:00Z" w16du:dateUtc="2025-06-04T05:25:00Z">
        <w:r w:rsidR="00BE73CA">
          <w:rPr>
            <w:sz w:val="24"/>
            <w:szCs w:val="24"/>
          </w:rPr>
          <w:t>w</w:t>
        </w:r>
      </w:ins>
      <w:ins w:id="354" w:author="faisal omari" w:date="2025-06-04T08:27:00Z" w16du:dateUtc="2025-06-04T05:27:00Z">
        <w:r w:rsidR="00BE73CA">
          <w:rPr>
            <w:sz w:val="24"/>
            <w:szCs w:val="24"/>
          </w:rPr>
          <w:t xml:space="preserve">as </w:t>
        </w:r>
      </w:ins>
      <w:r w:rsidRPr="00763A29">
        <w:rPr>
          <w:sz w:val="24"/>
          <w:szCs w:val="24"/>
        </w:rPr>
        <w:t xml:space="preserve">removed for consistency. </w:t>
      </w:r>
    </w:p>
    <w:p w14:paraId="2304D479" w14:textId="36241F06" w:rsidR="00EF4E1E" w:rsidRPr="00763A29" w:rsidRDefault="00EF4E1E" w:rsidP="00763A29">
      <w:pPr>
        <w:pStyle w:val="ListParagraph"/>
        <w:numPr>
          <w:ilvl w:val="1"/>
          <w:numId w:val="1"/>
        </w:numPr>
        <w:spacing w:line="360" w:lineRule="auto"/>
        <w:rPr>
          <w:sz w:val="24"/>
          <w:szCs w:val="24"/>
        </w:rPr>
      </w:pPr>
      <w:r w:rsidRPr="00763A29">
        <w:rPr>
          <w:sz w:val="24"/>
          <w:szCs w:val="24"/>
        </w:rPr>
        <w:t xml:space="preserve">Poems </w:t>
      </w:r>
      <w:del w:id="355" w:author="faisal omari" w:date="2025-06-04T08:25:00Z" w16du:dateUtc="2025-06-04T05:25:00Z">
        <w:r w:rsidRPr="00763A29" w:rsidDel="00BE73CA">
          <w:rPr>
            <w:sz w:val="24"/>
            <w:szCs w:val="24"/>
          </w:rPr>
          <w:delText xml:space="preserve">were </w:delText>
        </w:r>
      </w:del>
      <w:ins w:id="356" w:author="faisal omari" w:date="2025-06-04T08:25:00Z" w16du:dateUtc="2025-06-04T05:25:00Z">
        <w:r w:rsidR="00BE73CA">
          <w:rPr>
            <w:sz w:val="24"/>
            <w:szCs w:val="24"/>
          </w:rPr>
          <w:t>w</w:t>
        </w:r>
      </w:ins>
      <w:ins w:id="357" w:author="faisal omari" w:date="2025-06-04T08:27:00Z" w16du:dateUtc="2025-06-04T05:27:00Z">
        <w:r w:rsidR="00BE73CA">
          <w:rPr>
            <w:sz w:val="24"/>
            <w:szCs w:val="24"/>
          </w:rPr>
          <w:t xml:space="preserve">as </w:t>
        </w:r>
      </w:ins>
      <w:r w:rsidRPr="00763A29">
        <w:rPr>
          <w:sz w:val="24"/>
          <w:szCs w:val="24"/>
        </w:rPr>
        <w:t>normalized (e.g., converting "</w:t>
      </w:r>
      <w:r w:rsidRPr="00763A29">
        <w:rPr>
          <w:rFonts w:cs="Arial" w:hint="eastAsia"/>
          <w:sz w:val="24"/>
          <w:szCs w:val="24"/>
          <w:rtl/>
          <w:lang w:bidi="ar-SA"/>
        </w:rPr>
        <w:t>ى</w:t>
      </w:r>
      <w:r w:rsidRPr="00763A29">
        <w:rPr>
          <w:sz w:val="24"/>
          <w:szCs w:val="24"/>
        </w:rPr>
        <w:t>" to "</w:t>
      </w:r>
      <w:r w:rsidRPr="00763A29">
        <w:rPr>
          <w:rFonts w:cs="Arial" w:hint="eastAsia"/>
          <w:sz w:val="24"/>
          <w:szCs w:val="24"/>
          <w:rtl/>
          <w:lang w:bidi="ar-SA"/>
        </w:rPr>
        <w:t>ي</w:t>
      </w:r>
      <w:r w:rsidRPr="00763A29">
        <w:rPr>
          <w:sz w:val="24"/>
          <w:szCs w:val="24"/>
        </w:rPr>
        <w:t xml:space="preserve">", removing punctuation). </w:t>
      </w:r>
    </w:p>
    <w:p w14:paraId="4625FE83" w14:textId="2C9B1341" w:rsidR="00EF4E1E" w:rsidRPr="00763A29" w:rsidRDefault="00EF4E1E" w:rsidP="00763A29">
      <w:pPr>
        <w:pStyle w:val="ListParagraph"/>
        <w:numPr>
          <w:ilvl w:val="1"/>
          <w:numId w:val="1"/>
        </w:numPr>
        <w:spacing w:line="360" w:lineRule="auto"/>
        <w:rPr>
          <w:sz w:val="24"/>
          <w:szCs w:val="24"/>
        </w:rPr>
      </w:pPr>
      <w:r w:rsidRPr="00763A29">
        <w:rPr>
          <w:sz w:val="24"/>
          <w:szCs w:val="24"/>
        </w:rPr>
        <w:t xml:space="preserve">Tokenization </w:t>
      </w:r>
      <w:del w:id="358" w:author="faisal omari" w:date="2025-06-04T08:25:00Z" w16du:dateUtc="2025-06-04T05:25:00Z">
        <w:r w:rsidRPr="00763A29" w:rsidDel="00BE73CA">
          <w:rPr>
            <w:sz w:val="24"/>
            <w:szCs w:val="24"/>
          </w:rPr>
          <w:delText xml:space="preserve">was </w:delText>
        </w:r>
      </w:del>
      <w:ins w:id="359" w:author="faisal omari" w:date="2025-06-04T08:25:00Z" w16du:dateUtc="2025-06-04T05:25:00Z">
        <w:r w:rsidR="00BE73CA">
          <w:rPr>
            <w:sz w:val="24"/>
            <w:szCs w:val="24"/>
          </w:rPr>
          <w:t>w</w:t>
        </w:r>
      </w:ins>
      <w:ins w:id="360" w:author="faisal omari" w:date="2025-06-04T08:27:00Z" w16du:dateUtc="2025-06-04T05:27:00Z">
        <w:r w:rsidR="00BE73CA">
          <w:rPr>
            <w:sz w:val="24"/>
            <w:szCs w:val="24"/>
          </w:rPr>
          <w:t xml:space="preserve">as </w:t>
        </w:r>
      </w:ins>
      <w:r w:rsidRPr="00763A29">
        <w:rPr>
          <w:sz w:val="24"/>
          <w:szCs w:val="24"/>
        </w:rPr>
        <w:t xml:space="preserve">applied using tools such as Farasa and MADAMIRA for further segmentation and linguistic analysis. </w:t>
      </w:r>
    </w:p>
    <w:p w14:paraId="7AB9931C" w14:textId="77777777" w:rsidR="00EF4E1E" w:rsidRPr="00763A29" w:rsidRDefault="00EF4E1E" w:rsidP="00763A29">
      <w:pPr>
        <w:pStyle w:val="ListParagraph"/>
        <w:numPr>
          <w:ilvl w:val="0"/>
          <w:numId w:val="2"/>
        </w:numPr>
        <w:spacing w:line="360" w:lineRule="auto"/>
        <w:rPr>
          <w:sz w:val="24"/>
          <w:szCs w:val="24"/>
        </w:rPr>
      </w:pPr>
      <w:r w:rsidRPr="00763A29">
        <w:rPr>
          <w:sz w:val="24"/>
          <w:szCs w:val="24"/>
        </w:rPr>
        <w:t xml:space="preserve">Model Training Using AraBERT: </w:t>
      </w:r>
    </w:p>
    <w:p w14:paraId="0F329A0E" w14:textId="2CFEE428" w:rsidR="00EF4E1E" w:rsidRPr="00763A29" w:rsidRDefault="00EF4E1E" w:rsidP="00763A29">
      <w:pPr>
        <w:pStyle w:val="ListParagraph"/>
        <w:numPr>
          <w:ilvl w:val="1"/>
          <w:numId w:val="1"/>
        </w:numPr>
        <w:spacing w:line="360" w:lineRule="auto"/>
        <w:rPr>
          <w:sz w:val="24"/>
          <w:szCs w:val="24"/>
        </w:rPr>
      </w:pPr>
      <w:r w:rsidRPr="00763A29">
        <w:rPr>
          <w:sz w:val="24"/>
          <w:szCs w:val="24"/>
        </w:rPr>
        <w:t xml:space="preserve">The cleaned and labeled dataset </w:t>
      </w:r>
      <w:del w:id="361" w:author="faisal omari" w:date="2025-06-04T08:25:00Z" w16du:dateUtc="2025-06-04T05:25:00Z">
        <w:r w:rsidRPr="00763A29" w:rsidDel="00BE73CA">
          <w:rPr>
            <w:sz w:val="24"/>
            <w:szCs w:val="24"/>
          </w:rPr>
          <w:delText xml:space="preserve">was </w:delText>
        </w:r>
      </w:del>
      <w:ins w:id="362" w:author="faisal omari" w:date="2025-06-04T08:25:00Z" w16du:dateUtc="2025-06-04T05:25:00Z">
        <w:r w:rsidR="00BE73CA">
          <w:rPr>
            <w:sz w:val="24"/>
            <w:szCs w:val="24"/>
          </w:rPr>
          <w:t>w</w:t>
        </w:r>
      </w:ins>
      <w:ins w:id="363" w:author="faisal omari" w:date="2025-06-04T08:27:00Z" w16du:dateUtc="2025-06-04T05:27:00Z">
        <w:r w:rsidR="00BE73CA">
          <w:rPr>
            <w:sz w:val="24"/>
            <w:szCs w:val="24"/>
          </w:rPr>
          <w:t xml:space="preserve">as </w:t>
        </w:r>
      </w:ins>
      <w:r w:rsidRPr="00763A29">
        <w:rPr>
          <w:sz w:val="24"/>
          <w:szCs w:val="24"/>
        </w:rPr>
        <w:t xml:space="preserve">used to fine-tune AraBERT, a transformer-based model pre-trained on large Arabic corpora. </w:t>
      </w:r>
    </w:p>
    <w:p w14:paraId="50CD3C47" w14:textId="77777777" w:rsidR="00EF4E1E" w:rsidRPr="00763A29" w:rsidRDefault="00EF4E1E" w:rsidP="00763A29">
      <w:pPr>
        <w:pStyle w:val="ListParagraph"/>
        <w:numPr>
          <w:ilvl w:val="1"/>
          <w:numId w:val="1"/>
        </w:numPr>
        <w:spacing w:line="360" w:lineRule="auto"/>
        <w:rPr>
          <w:sz w:val="24"/>
          <w:szCs w:val="24"/>
        </w:rPr>
      </w:pPr>
      <w:r w:rsidRPr="00763A29">
        <w:rPr>
          <w:sz w:val="24"/>
          <w:szCs w:val="24"/>
        </w:rPr>
        <w:lastRenderedPageBreak/>
        <w:t xml:space="preserve">A subset of poems was used for training, while the rest (over 28,000 poems) served as a test set. </w:t>
      </w:r>
    </w:p>
    <w:p w14:paraId="2CADFADE" w14:textId="77777777" w:rsidR="00EF4E1E" w:rsidRDefault="00EF4E1E" w:rsidP="00763A29">
      <w:pPr>
        <w:pStyle w:val="ListParagraph"/>
        <w:numPr>
          <w:ilvl w:val="1"/>
          <w:numId w:val="1"/>
        </w:numPr>
        <w:spacing w:line="360" w:lineRule="auto"/>
        <w:rPr>
          <w:ins w:id="364" w:author="faisal omari" w:date="2025-06-04T08:28:00Z" w16du:dateUtc="2025-06-04T05:28:00Z"/>
          <w:sz w:val="24"/>
          <w:szCs w:val="24"/>
        </w:rPr>
      </w:pPr>
      <w:r w:rsidRPr="00763A29">
        <w:rPr>
          <w:sz w:val="24"/>
          <w:szCs w:val="24"/>
        </w:rPr>
        <w:t xml:space="preserve">The fine-tuned classifier achieved around 96% accuracy, suggesting strong discriminative power in identifying tashbīh-laden verses. </w:t>
      </w:r>
    </w:p>
    <w:p w14:paraId="6F4A5209" w14:textId="64A6C304" w:rsidR="00BE73CA" w:rsidRDefault="00BE73CA" w:rsidP="00BE73CA">
      <w:pPr>
        <w:pStyle w:val="ListParagraph"/>
        <w:numPr>
          <w:ilvl w:val="0"/>
          <w:numId w:val="2"/>
        </w:numPr>
        <w:spacing w:line="360" w:lineRule="auto"/>
        <w:rPr>
          <w:ins w:id="365" w:author="faisal omari" w:date="2025-06-04T08:28:00Z" w16du:dateUtc="2025-06-04T05:28:00Z"/>
          <w:sz w:val="24"/>
          <w:szCs w:val="24"/>
        </w:rPr>
      </w:pPr>
      <w:ins w:id="366" w:author="faisal omari" w:date="2025-06-04T08:28:00Z" w16du:dateUtc="2025-06-04T05:28:00Z">
        <w:r w:rsidRPr="00BE73CA">
          <w:rPr>
            <w:sz w:val="24"/>
            <w:szCs w:val="24"/>
          </w:rPr>
          <w:t>Linguistic Guidance on Implicit Similes:</w:t>
        </w:r>
      </w:ins>
    </w:p>
    <w:p w14:paraId="1331B703" w14:textId="08DCAFC8" w:rsidR="00BE73CA" w:rsidRDefault="00BE73CA" w:rsidP="00BE73CA">
      <w:pPr>
        <w:pStyle w:val="ListParagraph"/>
        <w:numPr>
          <w:ilvl w:val="1"/>
          <w:numId w:val="1"/>
        </w:numPr>
        <w:spacing w:line="360" w:lineRule="auto"/>
        <w:rPr>
          <w:ins w:id="367" w:author="faisal omari" w:date="2025-06-04T08:28:00Z" w16du:dateUtc="2025-06-04T05:28:00Z"/>
          <w:sz w:val="24"/>
          <w:szCs w:val="24"/>
        </w:rPr>
      </w:pPr>
      <w:ins w:id="368" w:author="faisal omari" w:date="2025-06-04T08:28:00Z" w16du:dateUtc="2025-06-04T05:28:00Z">
        <w:r w:rsidRPr="00BE73CA">
          <w:rPr>
            <w:sz w:val="24"/>
            <w:szCs w:val="24"/>
          </w:rPr>
          <w:t>In collaboration with experts from the Arabic Language Department at the University of Haifa, a focused analysis was conducted to identify the key linguistic and semantic features that distinguish implicit tashbīh from metaphors and literal statements.</w:t>
        </w:r>
      </w:ins>
    </w:p>
    <w:p w14:paraId="6E0A2BDB" w14:textId="58A91F59" w:rsidR="00BE73CA" w:rsidRPr="00BE73CA" w:rsidRDefault="00BE73CA" w:rsidP="00BE73CA">
      <w:pPr>
        <w:pStyle w:val="ListParagraph"/>
        <w:numPr>
          <w:ilvl w:val="1"/>
          <w:numId w:val="1"/>
        </w:numPr>
        <w:spacing w:line="360" w:lineRule="auto"/>
        <w:rPr>
          <w:sz w:val="24"/>
          <w:szCs w:val="24"/>
          <w:rPrChange w:id="369" w:author="faisal omari" w:date="2025-06-04T08:28:00Z" w16du:dateUtc="2025-06-04T05:28:00Z">
            <w:rPr/>
          </w:rPrChange>
        </w:rPr>
      </w:pPr>
      <w:ins w:id="370" w:author="faisal omari" w:date="2025-06-04T08:28:00Z" w16du:dateUtc="2025-06-04T05:28:00Z">
        <w:r w:rsidRPr="00BE73CA">
          <w:rPr>
            <w:sz w:val="24"/>
            <w:szCs w:val="24"/>
          </w:rPr>
          <w:t>The results of this collaboration helped define annotation criteria and guided the construction of a labeled dataset for further modeling.</w:t>
        </w:r>
      </w:ins>
    </w:p>
    <w:p w14:paraId="585DB989" w14:textId="77777777" w:rsidR="00EF4E1E" w:rsidRPr="00763A29" w:rsidRDefault="00EF4E1E" w:rsidP="00763A29">
      <w:pPr>
        <w:pStyle w:val="ListParagraph"/>
        <w:numPr>
          <w:ilvl w:val="0"/>
          <w:numId w:val="2"/>
        </w:numPr>
        <w:spacing w:line="360" w:lineRule="auto"/>
        <w:rPr>
          <w:sz w:val="24"/>
          <w:szCs w:val="24"/>
        </w:rPr>
      </w:pPr>
      <w:r w:rsidRPr="00763A29">
        <w:rPr>
          <w:sz w:val="24"/>
          <w:szCs w:val="24"/>
        </w:rPr>
        <w:t xml:space="preserve">Implicit Tashbīh Generation and Classification: </w:t>
      </w:r>
    </w:p>
    <w:p w14:paraId="23D26336" w14:textId="2C122581" w:rsidR="00EF4E1E" w:rsidRPr="00763A29" w:rsidRDefault="00EF4E1E" w:rsidP="00763A29">
      <w:pPr>
        <w:pStyle w:val="ListParagraph"/>
        <w:numPr>
          <w:ilvl w:val="1"/>
          <w:numId w:val="1"/>
        </w:numPr>
        <w:spacing w:line="360" w:lineRule="auto"/>
        <w:rPr>
          <w:sz w:val="24"/>
          <w:szCs w:val="24"/>
        </w:rPr>
      </w:pPr>
      <w:r w:rsidRPr="00763A29">
        <w:rPr>
          <w:sz w:val="24"/>
          <w:szCs w:val="24"/>
        </w:rPr>
        <w:t>A</w:t>
      </w:r>
      <w:ins w:id="371" w:author="faisal omari" w:date="2025-06-04T08:26:00Z" w16du:dateUtc="2025-06-04T05:26:00Z">
        <w:r w:rsidR="00BE73CA">
          <w:rPr>
            <w:sz w:val="24"/>
            <w:szCs w:val="24"/>
          </w:rPr>
          <w:t>n automatical</w:t>
        </w:r>
      </w:ins>
      <w:del w:id="372" w:author="faisal omari" w:date="2025-06-04T08:26:00Z" w16du:dateUtc="2025-06-04T05:26:00Z">
        <w:r w:rsidRPr="00763A29" w:rsidDel="00BE73CA">
          <w:rPr>
            <w:sz w:val="24"/>
            <w:szCs w:val="24"/>
          </w:rPr>
          <w:delText xml:space="preserve"> manual</w:delText>
        </w:r>
      </w:del>
      <w:r w:rsidRPr="00763A29">
        <w:rPr>
          <w:sz w:val="24"/>
          <w:szCs w:val="24"/>
        </w:rPr>
        <w:t xml:space="preserve"> process </w:t>
      </w:r>
      <w:del w:id="373" w:author="faisal omari" w:date="2025-06-04T08:25:00Z" w16du:dateUtc="2025-06-04T05:25:00Z">
        <w:r w:rsidRPr="00763A29" w:rsidDel="00BE73CA">
          <w:rPr>
            <w:sz w:val="24"/>
            <w:szCs w:val="24"/>
          </w:rPr>
          <w:delText xml:space="preserve">was </w:delText>
        </w:r>
      </w:del>
      <w:ins w:id="374" w:author="faisal omari" w:date="2025-06-04T08:25:00Z" w16du:dateUtc="2025-06-04T05:25:00Z">
        <w:r w:rsidR="00BE73CA">
          <w:rPr>
            <w:sz w:val="24"/>
            <w:szCs w:val="24"/>
          </w:rPr>
          <w:t>will be</w:t>
        </w:r>
        <w:r w:rsidR="00BE73CA" w:rsidRPr="00763A29">
          <w:rPr>
            <w:sz w:val="24"/>
            <w:szCs w:val="24"/>
          </w:rPr>
          <w:t xml:space="preserve"> </w:t>
        </w:r>
      </w:ins>
      <w:r w:rsidRPr="00763A29">
        <w:rPr>
          <w:sz w:val="24"/>
          <w:szCs w:val="24"/>
        </w:rPr>
        <w:t xml:space="preserve">used to convert explicit </w:t>
      </w:r>
      <w:r w:rsidRPr="00121775">
        <w:rPr>
          <w:i/>
          <w:iCs/>
          <w:sz w:val="24"/>
          <w:szCs w:val="24"/>
          <w:rPrChange w:id="375" w:author="עלי חוסיין" w:date="2025-06-03T07:01:00Z">
            <w:rPr>
              <w:sz w:val="24"/>
              <w:szCs w:val="24"/>
            </w:rPr>
          </w:rPrChange>
        </w:rPr>
        <w:t>tashbīh</w:t>
      </w:r>
      <w:r w:rsidRPr="00763A29">
        <w:rPr>
          <w:sz w:val="24"/>
          <w:szCs w:val="24"/>
        </w:rPr>
        <w:t xml:space="preserve"> into implicit forms, removing the </w:t>
      </w:r>
      <w:del w:id="376" w:author="עלי חוסיין" w:date="2025-06-03T07:01:00Z">
        <w:r w:rsidRPr="00763A29" w:rsidDel="00121775">
          <w:rPr>
            <w:sz w:val="24"/>
            <w:szCs w:val="24"/>
          </w:rPr>
          <w:delText xml:space="preserve">comparison </w:delText>
        </w:r>
      </w:del>
      <w:ins w:id="377" w:author="עלי חוסיין" w:date="2025-06-03T07:01:00Z">
        <w:r w:rsidR="00121775">
          <w:rPr>
            <w:sz w:val="24"/>
            <w:szCs w:val="24"/>
            <w:lang w:val="en-US"/>
          </w:rPr>
          <w:t xml:space="preserve">simile particle </w:t>
        </w:r>
      </w:ins>
      <w:del w:id="378" w:author="עלי חוסיין" w:date="2025-06-03T07:01:00Z">
        <w:r w:rsidRPr="00763A29" w:rsidDel="00121775">
          <w:rPr>
            <w:sz w:val="24"/>
            <w:szCs w:val="24"/>
          </w:rPr>
          <w:delText xml:space="preserve">word </w:delText>
        </w:r>
      </w:del>
      <w:r w:rsidRPr="00763A29">
        <w:rPr>
          <w:sz w:val="24"/>
          <w:szCs w:val="24"/>
        </w:rPr>
        <w:t xml:space="preserve">while preserving meaning and rhetorical impact. </w:t>
      </w:r>
    </w:p>
    <w:p w14:paraId="418C4F20" w14:textId="42EE2F93" w:rsidR="00EF4E1E" w:rsidRPr="00763A29" w:rsidRDefault="00EF4E1E" w:rsidP="00763A29">
      <w:pPr>
        <w:pStyle w:val="ListParagraph"/>
        <w:numPr>
          <w:ilvl w:val="1"/>
          <w:numId w:val="1"/>
        </w:numPr>
        <w:spacing w:line="360" w:lineRule="auto"/>
        <w:rPr>
          <w:sz w:val="24"/>
          <w:szCs w:val="24"/>
        </w:rPr>
      </w:pPr>
      <w:r w:rsidRPr="00763A29">
        <w:rPr>
          <w:sz w:val="24"/>
          <w:szCs w:val="24"/>
        </w:rPr>
        <w:t xml:space="preserve">These transformed examples were added to the dataset to train a second model focused on detecting </w:t>
      </w:r>
      <w:del w:id="379" w:author="עלי חוסיין" w:date="2025-06-03T07:01:00Z">
        <w:r w:rsidRPr="00763A29" w:rsidDel="00121775">
          <w:rPr>
            <w:sz w:val="24"/>
            <w:szCs w:val="24"/>
          </w:rPr>
          <w:delText xml:space="preserve">hidden </w:delText>
        </w:r>
      </w:del>
      <w:ins w:id="380" w:author="עלי חוסיין" w:date="2025-06-03T07:01:00Z">
        <w:r w:rsidR="00121775">
          <w:rPr>
            <w:sz w:val="24"/>
            <w:szCs w:val="24"/>
            <w:lang w:val="en-US"/>
          </w:rPr>
          <w:t>implicit</w:t>
        </w:r>
        <w:r w:rsidR="00121775" w:rsidRPr="00763A29">
          <w:rPr>
            <w:sz w:val="24"/>
            <w:szCs w:val="24"/>
          </w:rPr>
          <w:t xml:space="preserve"> </w:t>
        </w:r>
      </w:ins>
      <w:r w:rsidRPr="00121775">
        <w:rPr>
          <w:i/>
          <w:iCs/>
          <w:sz w:val="24"/>
          <w:szCs w:val="24"/>
          <w:rPrChange w:id="381" w:author="עלי חוסיין" w:date="2025-06-03T07:01:00Z">
            <w:rPr>
              <w:sz w:val="24"/>
              <w:szCs w:val="24"/>
            </w:rPr>
          </w:rPrChange>
        </w:rPr>
        <w:t>tashbīh</w:t>
      </w:r>
      <w:r w:rsidRPr="00763A29">
        <w:rPr>
          <w:sz w:val="24"/>
          <w:szCs w:val="24"/>
        </w:rPr>
        <w:t xml:space="preserve">. </w:t>
      </w:r>
    </w:p>
    <w:p w14:paraId="0A6382DC" w14:textId="77777777" w:rsidR="00EF4E1E" w:rsidRPr="00763A29" w:rsidRDefault="00EF4E1E" w:rsidP="00763A29">
      <w:pPr>
        <w:pStyle w:val="ListParagraph"/>
        <w:numPr>
          <w:ilvl w:val="1"/>
          <w:numId w:val="1"/>
        </w:numPr>
        <w:spacing w:line="360" w:lineRule="auto"/>
        <w:rPr>
          <w:sz w:val="24"/>
          <w:szCs w:val="24"/>
        </w:rPr>
      </w:pPr>
      <w:r w:rsidRPr="00763A29">
        <w:rPr>
          <w:sz w:val="24"/>
          <w:szCs w:val="24"/>
        </w:rPr>
        <w:t xml:space="preserve">Feature extraction involved semantic embeddings, syntactic patterns, and context windows. </w:t>
      </w:r>
    </w:p>
    <w:p w14:paraId="4229D3AF" w14:textId="77777777" w:rsidR="00EF4E1E" w:rsidRPr="00763A29" w:rsidRDefault="00EF4E1E" w:rsidP="00763A29">
      <w:pPr>
        <w:pStyle w:val="ListParagraph"/>
        <w:numPr>
          <w:ilvl w:val="0"/>
          <w:numId w:val="2"/>
        </w:numPr>
        <w:spacing w:line="360" w:lineRule="auto"/>
        <w:rPr>
          <w:sz w:val="24"/>
          <w:szCs w:val="24"/>
        </w:rPr>
      </w:pPr>
      <w:r w:rsidRPr="00763A29">
        <w:rPr>
          <w:sz w:val="24"/>
          <w:szCs w:val="24"/>
        </w:rPr>
        <w:t xml:space="preserve">Evaluation and Error Analysis: </w:t>
      </w:r>
    </w:p>
    <w:p w14:paraId="7451133C" w14:textId="77777777" w:rsidR="00EF4E1E" w:rsidRPr="00763A29" w:rsidRDefault="00EF4E1E" w:rsidP="00763A29">
      <w:pPr>
        <w:pStyle w:val="ListParagraph"/>
        <w:numPr>
          <w:ilvl w:val="1"/>
          <w:numId w:val="1"/>
        </w:numPr>
        <w:spacing w:line="360" w:lineRule="auto"/>
        <w:rPr>
          <w:sz w:val="24"/>
          <w:szCs w:val="24"/>
        </w:rPr>
      </w:pPr>
      <w:r w:rsidRPr="00763A29">
        <w:rPr>
          <w:sz w:val="24"/>
          <w:szCs w:val="24"/>
        </w:rPr>
        <w:t xml:space="preserve">The model was evaluated using metrics such as accuracy, precision, recall, F1-score, and confusion matrix. </w:t>
      </w:r>
    </w:p>
    <w:p w14:paraId="64E2AD2F" w14:textId="7F19DC12" w:rsidR="00EF4E1E" w:rsidRDefault="00EF4E1E" w:rsidP="00763A29">
      <w:pPr>
        <w:pStyle w:val="ListParagraph"/>
        <w:numPr>
          <w:ilvl w:val="1"/>
          <w:numId w:val="1"/>
        </w:numPr>
        <w:spacing w:line="360" w:lineRule="auto"/>
        <w:rPr>
          <w:sz w:val="24"/>
          <w:szCs w:val="24"/>
        </w:rPr>
      </w:pPr>
      <w:r w:rsidRPr="00763A29">
        <w:rPr>
          <w:sz w:val="24"/>
          <w:szCs w:val="24"/>
        </w:rPr>
        <w:t>Special attention was given to false positives and false negatives to analyze whether the model captured the poetic simile beyond surface-level cues.</w:t>
      </w:r>
    </w:p>
    <w:p w14:paraId="3EE3C038" w14:textId="3976C17A" w:rsidR="006F2A63" w:rsidRPr="006F2A63" w:rsidRDefault="004F1C6C" w:rsidP="006F2A63">
      <w:pPr>
        <w:spacing w:line="360" w:lineRule="auto"/>
        <w:rPr>
          <w:sz w:val="24"/>
          <w:szCs w:val="24"/>
        </w:rPr>
      </w:pPr>
      <w:del w:id="382" w:author="faisal omari" w:date="2025-06-04T08:34:00Z" w16du:dateUtc="2025-06-04T05:34:00Z">
        <w:r w:rsidDel="00910FB2">
          <w:rPr>
            <w:noProof/>
            <w:sz w:val="24"/>
            <w:szCs w:val="24"/>
          </w:rPr>
          <w:drawing>
            <wp:inline distT="0" distB="0" distL="0" distR="0" wp14:anchorId="381CC095" wp14:editId="59EE34B2">
              <wp:extent cx="6061753" cy="2188319"/>
              <wp:effectExtent l="0" t="0" r="0" b="0"/>
              <wp:docPr id="1216041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4109" name="Picture 12160410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8988" cy="2212591"/>
                      </a:xfrm>
                      <a:prstGeom prst="rect">
                        <a:avLst/>
                      </a:prstGeom>
                    </pic:spPr>
                  </pic:pic>
                </a:graphicData>
              </a:graphic>
            </wp:inline>
          </w:drawing>
        </w:r>
      </w:del>
    </w:p>
    <w:p w14:paraId="1C77F783" w14:textId="7B16BEEC" w:rsidR="004F1C6C" w:rsidRDefault="00910FB2" w:rsidP="00272280">
      <w:pPr>
        <w:spacing w:line="360" w:lineRule="auto"/>
        <w:outlineLvl w:val="1"/>
        <w:rPr>
          <w:b/>
          <w:bCs/>
          <w:sz w:val="24"/>
          <w:szCs w:val="24"/>
        </w:rPr>
      </w:pPr>
      <w:ins w:id="383" w:author="faisal omari" w:date="2025-06-04T08:34:00Z" w16du:dateUtc="2025-06-04T05:34:00Z">
        <w:r>
          <w:rPr>
            <w:b/>
            <w:bCs/>
            <w:noProof/>
            <w:sz w:val="24"/>
            <w:szCs w:val="24"/>
          </w:rPr>
          <w:lastRenderedPageBreak/>
          <w:drawing>
            <wp:inline distT="0" distB="0" distL="0" distR="0" wp14:anchorId="32A74B5D" wp14:editId="713BD04D">
              <wp:extent cx="5943600" cy="4465955"/>
              <wp:effectExtent l="0" t="0" r="0" b="4445"/>
              <wp:docPr id="256687543" name="Picture 5"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687543" name="Picture 5" descr="A diagram of a proces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4465955"/>
                      </a:xfrm>
                      <a:prstGeom prst="rect">
                        <a:avLst/>
                      </a:prstGeom>
                    </pic:spPr>
                  </pic:pic>
                </a:graphicData>
              </a:graphic>
            </wp:inline>
          </w:drawing>
        </w:r>
      </w:ins>
    </w:p>
    <w:p w14:paraId="079030A8" w14:textId="025BF2A3" w:rsidR="00EF4E1E" w:rsidRPr="00763A29" w:rsidRDefault="00EF4E1E" w:rsidP="00272280">
      <w:pPr>
        <w:spacing w:line="360" w:lineRule="auto"/>
        <w:outlineLvl w:val="1"/>
        <w:rPr>
          <w:b/>
          <w:bCs/>
          <w:sz w:val="24"/>
          <w:szCs w:val="24"/>
        </w:rPr>
      </w:pPr>
      <w:bookmarkStart w:id="384" w:name="_Toc199496443"/>
      <w:r w:rsidRPr="00763A29">
        <w:rPr>
          <w:b/>
          <w:bCs/>
          <w:sz w:val="24"/>
          <w:szCs w:val="24"/>
        </w:rPr>
        <w:t>Tools and Frameworks</w:t>
      </w:r>
      <w:bookmarkEnd w:id="384"/>
    </w:p>
    <w:p w14:paraId="09364C08" w14:textId="77777777" w:rsidR="00EF4E1E" w:rsidRPr="00763A29" w:rsidRDefault="00EF4E1E" w:rsidP="00763A29">
      <w:pPr>
        <w:spacing w:line="360" w:lineRule="auto"/>
        <w:ind w:firstLine="720"/>
        <w:rPr>
          <w:sz w:val="24"/>
          <w:szCs w:val="24"/>
        </w:rPr>
      </w:pPr>
      <w:r w:rsidRPr="00763A29">
        <w:rPr>
          <w:sz w:val="24"/>
          <w:szCs w:val="24"/>
        </w:rPr>
        <w:t xml:space="preserve">Several key tools and libraries are employed in this research: </w:t>
      </w:r>
    </w:p>
    <w:p w14:paraId="37D08EEB" w14:textId="77777777" w:rsidR="00EF4E1E" w:rsidRPr="00763A29" w:rsidRDefault="00EF4E1E" w:rsidP="00763A29">
      <w:pPr>
        <w:pStyle w:val="ListParagraph"/>
        <w:numPr>
          <w:ilvl w:val="0"/>
          <w:numId w:val="1"/>
        </w:numPr>
        <w:spacing w:line="360" w:lineRule="auto"/>
        <w:rPr>
          <w:sz w:val="24"/>
          <w:szCs w:val="24"/>
        </w:rPr>
      </w:pPr>
      <w:r w:rsidRPr="00763A29">
        <w:rPr>
          <w:sz w:val="24"/>
          <w:szCs w:val="24"/>
        </w:rPr>
        <w:t xml:space="preserve">AlKhalil Morpho Sys 2: For root extraction, morphological analysis, and POS tagging on classical Arabic poetry. </w:t>
      </w:r>
    </w:p>
    <w:p w14:paraId="4520F07C" w14:textId="77777777" w:rsidR="00EF4E1E" w:rsidRPr="00763A29" w:rsidRDefault="00EF4E1E" w:rsidP="00763A29">
      <w:pPr>
        <w:pStyle w:val="ListParagraph"/>
        <w:spacing w:line="360" w:lineRule="auto"/>
        <w:ind w:left="1080"/>
        <w:rPr>
          <w:sz w:val="24"/>
          <w:szCs w:val="24"/>
        </w:rPr>
      </w:pPr>
      <w:r w:rsidRPr="00763A29">
        <w:rPr>
          <w:sz w:val="24"/>
          <w:szCs w:val="24"/>
        </w:rPr>
        <w:t xml:space="preserve">Strength: Excellent performance on vocalized/unvocalized classical texts. </w:t>
      </w:r>
    </w:p>
    <w:p w14:paraId="49B7C817" w14:textId="77777777" w:rsidR="00EF4E1E" w:rsidRPr="00763A29" w:rsidRDefault="00EF4E1E" w:rsidP="00763A29">
      <w:pPr>
        <w:pStyle w:val="ListParagraph"/>
        <w:spacing w:line="360" w:lineRule="auto"/>
        <w:ind w:left="1080"/>
        <w:rPr>
          <w:sz w:val="24"/>
          <w:szCs w:val="24"/>
        </w:rPr>
      </w:pPr>
      <w:r w:rsidRPr="00763A29">
        <w:rPr>
          <w:sz w:val="24"/>
          <w:szCs w:val="24"/>
        </w:rPr>
        <w:t xml:space="preserve">Weakness: Limited support for dialectal or informal Arabic. </w:t>
      </w:r>
    </w:p>
    <w:p w14:paraId="3740545B" w14:textId="77777777" w:rsidR="00EF4E1E" w:rsidRPr="00763A29" w:rsidRDefault="00EF4E1E" w:rsidP="00763A29">
      <w:pPr>
        <w:pStyle w:val="ListParagraph"/>
        <w:numPr>
          <w:ilvl w:val="0"/>
          <w:numId w:val="1"/>
        </w:numPr>
        <w:spacing w:line="360" w:lineRule="auto"/>
        <w:rPr>
          <w:sz w:val="24"/>
          <w:szCs w:val="24"/>
        </w:rPr>
      </w:pPr>
      <w:r w:rsidRPr="00763A29">
        <w:rPr>
          <w:sz w:val="24"/>
          <w:szCs w:val="24"/>
        </w:rPr>
        <w:t xml:space="preserve">MADAMIRA: A comprehensive tool for morphological disambiguation and tokenization of Modern Standard Arabic. </w:t>
      </w:r>
    </w:p>
    <w:p w14:paraId="6C1E5BD9" w14:textId="77777777" w:rsidR="00EF4E1E" w:rsidRPr="00763A29" w:rsidRDefault="00EF4E1E" w:rsidP="00763A29">
      <w:pPr>
        <w:pStyle w:val="ListParagraph"/>
        <w:spacing w:line="360" w:lineRule="auto"/>
        <w:ind w:left="1080"/>
        <w:rPr>
          <w:sz w:val="24"/>
          <w:szCs w:val="24"/>
        </w:rPr>
      </w:pPr>
      <w:r w:rsidRPr="00763A29">
        <w:rPr>
          <w:sz w:val="24"/>
          <w:szCs w:val="24"/>
        </w:rPr>
        <w:t xml:space="preserve">Strength: Integrates multiple preprocessing steps into a unified tool. </w:t>
      </w:r>
    </w:p>
    <w:p w14:paraId="3D83C8DA" w14:textId="77777777" w:rsidR="00EF4E1E" w:rsidRPr="00763A29" w:rsidRDefault="00EF4E1E" w:rsidP="00763A29">
      <w:pPr>
        <w:pStyle w:val="ListParagraph"/>
        <w:spacing w:line="360" w:lineRule="auto"/>
        <w:ind w:left="1080"/>
        <w:rPr>
          <w:sz w:val="24"/>
          <w:szCs w:val="24"/>
        </w:rPr>
      </w:pPr>
      <w:r w:rsidRPr="00763A29">
        <w:rPr>
          <w:sz w:val="24"/>
          <w:szCs w:val="24"/>
        </w:rPr>
        <w:t xml:space="preserve">Weakness: Less robust on non-standard poetic constructions. </w:t>
      </w:r>
    </w:p>
    <w:p w14:paraId="64956E75" w14:textId="77777777" w:rsidR="00EF4E1E" w:rsidRPr="00763A29" w:rsidRDefault="00EF4E1E" w:rsidP="00763A29">
      <w:pPr>
        <w:pStyle w:val="ListParagraph"/>
        <w:numPr>
          <w:ilvl w:val="0"/>
          <w:numId w:val="1"/>
        </w:numPr>
        <w:spacing w:line="360" w:lineRule="auto"/>
        <w:rPr>
          <w:sz w:val="24"/>
          <w:szCs w:val="24"/>
        </w:rPr>
      </w:pPr>
      <w:r w:rsidRPr="00763A29">
        <w:rPr>
          <w:sz w:val="24"/>
          <w:szCs w:val="24"/>
        </w:rPr>
        <w:lastRenderedPageBreak/>
        <w:t>Farasa: Lightweight Arabic segmenter and POS tagger, useful for fast preprocessing.</w:t>
      </w:r>
    </w:p>
    <w:p w14:paraId="56A60937" w14:textId="77777777" w:rsidR="00EF4E1E" w:rsidRPr="00763A29" w:rsidRDefault="00EF4E1E" w:rsidP="00763A29">
      <w:pPr>
        <w:pStyle w:val="ListParagraph"/>
        <w:spacing w:line="360" w:lineRule="auto"/>
        <w:ind w:left="1080"/>
        <w:rPr>
          <w:sz w:val="24"/>
          <w:szCs w:val="24"/>
        </w:rPr>
      </w:pPr>
      <w:r w:rsidRPr="00763A29">
        <w:rPr>
          <w:sz w:val="24"/>
          <w:szCs w:val="24"/>
        </w:rPr>
        <w:t xml:space="preserve">Strength: High speed, scalable. </w:t>
      </w:r>
    </w:p>
    <w:p w14:paraId="5EC59794" w14:textId="77777777" w:rsidR="00EF4E1E" w:rsidRPr="00763A29" w:rsidRDefault="00EF4E1E" w:rsidP="00763A29">
      <w:pPr>
        <w:pStyle w:val="ListParagraph"/>
        <w:spacing w:line="360" w:lineRule="auto"/>
        <w:ind w:left="1080"/>
        <w:rPr>
          <w:sz w:val="24"/>
          <w:szCs w:val="24"/>
        </w:rPr>
      </w:pPr>
      <w:r w:rsidRPr="00763A29">
        <w:rPr>
          <w:sz w:val="24"/>
          <w:szCs w:val="24"/>
        </w:rPr>
        <w:t>Weakness: Lower precision in classical or rhetorical contexts.</w:t>
      </w:r>
    </w:p>
    <w:p w14:paraId="31852DE2" w14:textId="77777777" w:rsidR="00EF4E1E" w:rsidRPr="00763A29" w:rsidRDefault="00EF4E1E" w:rsidP="00763A29">
      <w:pPr>
        <w:pStyle w:val="ListParagraph"/>
        <w:numPr>
          <w:ilvl w:val="0"/>
          <w:numId w:val="1"/>
        </w:numPr>
        <w:spacing w:line="360" w:lineRule="auto"/>
        <w:rPr>
          <w:sz w:val="24"/>
          <w:szCs w:val="24"/>
        </w:rPr>
      </w:pPr>
      <w:r w:rsidRPr="00763A29">
        <w:rPr>
          <w:sz w:val="24"/>
          <w:szCs w:val="24"/>
        </w:rPr>
        <w:t xml:space="preserve">BAMA &amp; SAMA: Classical tools from the Linguistic Data Consortium for Arabic morphological analysis. </w:t>
      </w:r>
    </w:p>
    <w:p w14:paraId="2DF50391" w14:textId="77777777" w:rsidR="00EF4E1E" w:rsidRPr="00763A29" w:rsidRDefault="00EF4E1E" w:rsidP="00763A29">
      <w:pPr>
        <w:pStyle w:val="ListParagraph"/>
        <w:spacing w:line="360" w:lineRule="auto"/>
        <w:ind w:left="1080"/>
        <w:rPr>
          <w:sz w:val="24"/>
          <w:szCs w:val="24"/>
        </w:rPr>
      </w:pPr>
      <w:r w:rsidRPr="00763A29">
        <w:rPr>
          <w:sz w:val="24"/>
          <w:szCs w:val="24"/>
        </w:rPr>
        <w:t xml:space="preserve">Strength: Foundational systems with wide lexical coverage. </w:t>
      </w:r>
    </w:p>
    <w:p w14:paraId="497ECF54" w14:textId="77777777" w:rsidR="00EF4E1E" w:rsidRPr="00763A29" w:rsidRDefault="00EF4E1E" w:rsidP="00763A29">
      <w:pPr>
        <w:pStyle w:val="ListParagraph"/>
        <w:spacing w:line="360" w:lineRule="auto"/>
        <w:ind w:left="1080"/>
        <w:rPr>
          <w:sz w:val="24"/>
          <w:szCs w:val="24"/>
        </w:rPr>
      </w:pPr>
      <w:r w:rsidRPr="00763A29">
        <w:rPr>
          <w:sz w:val="24"/>
          <w:szCs w:val="24"/>
        </w:rPr>
        <w:t xml:space="preserve">Weakness: Lack disambiguation and contextual awareness. </w:t>
      </w:r>
    </w:p>
    <w:p w14:paraId="452F926A" w14:textId="77777777" w:rsidR="00EF4E1E" w:rsidRPr="00763A29" w:rsidRDefault="00EF4E1E" w:rsidP="00763A29">
      <w:pPr>
        <w:pStyle w:val="ListParagraph"/>
        <w:numPr>
          <w:ilvl w:val="0"/>
          <w:numId w:val="1"/>
        </w:numPr>
        <w:spacing w:line="360" w:lineRule="auto"/>
        <w:rPr>
          <w:sz w:val="24"/>
          <w:szCs w:val="24"/>
        </w:rPr>
      </w:pPr>
      <w:r w:rsidRPr="00763A29">
        <w:rPr>
          <w:sz w:val="24"/>
          <w:szCs w:val="24"/>
        </w:rPr>
        <w:t xml:space="preserve">AraBERT: A deep transformer-based model pre-trained on Arabic corpora. </w:t>
      </w:r>
    </w:p>
    <w:p w14:paraId="188A6B04" w14:textId="77777777" w:rsidR="00EF4E1E" w:rsidRPr="00763A29" w:rsidRDefault="00EF4E1E" w:rsidP="00763A29">
      <w:pPr>
        <w:pStyle w:val="ListParagraph"/>
        <w:spacing w:line="360" w:lineRule="auto"/>
        <w:ind w:left="1080"/>
        <w:rPr>
          <w:sz w:val="24"/>
          <w:szCs w:val="24"/>
        </w:rPr>
      </w:pPr>
      <w:r w:rsidRPr="00763A29">
        <w:rPr>
          <w:sz w:val="24"/>
          <w:szCs w:val="24"/>
        </w:rPr>
        <w:t xml:space="preserve">Strength: Strong contextual understanding, suitable for nuanced NLP tasks. </w:t>
      </w:r>
    </w:p>
    <w:p w14:paraId="6CD97593" w14:textId="77777777" w:rsidR="00EF4E1E" w:rsidRPr="00763A29" w:rsidRDefault="00EF4E1E" w:rsidP="00763A29">
      <w:pPr>
        <w:pStyle w:val="ListParagraph"/>
        <w:spacing w:line="360" w:lineRule="auto"/>
        <w:ind w:left="1080"/>
        <w:rPr>
          <w:sz w:val="24"/>
          <w:szCs w:val="24"/>
        </w:rPr>
      </w:pPr>
      <w:r w:rsidRPr="00763A29">
        <w:rPr>
          <w:sz w:val="24"/>
          <w:szCs w:val="24"/>
        </w:rPr>
        <w:t xml:space="preserve">Weakness: Requires careful fine-tuning and large GPU resources. </w:t>
      </w:r>
    </w:p>
    <w:p w14:paraId="0F171DA6" w14:textId="6E2875F4" w:rsidR="00EF4E1E" w:rsidRPr="00763A29" w:rsidRDefault="00EF4E1E" w:rsidP="00763A29">
      <w:pPr>
        <w:pStyle w:val="ListParagraph"/>
        <w:numPr>
          <w:ilvl w:val="0"/>
          <w:numId w:val="1"/>
        </w:numPr>
        <w:spacing w:line="360" w:lineRule="auto"/>
        <w:rPr>
          <w:sz w:val="24"/>
          <w:szCs w:val="24"/>
        </w:rPr>
      </w:pPr>
      <w:r w:rsidRPr="00763A29">
        <w:rPr>
          <w:sz w:val="24"/>
          <w:szCs w:val="24"/>
        </w:rPr>
        <w:t>scikit-learn &amp; PyTorch: Used for training, evaluating, and visualizing model outputs and confusion matrices.</w:t>
      </w:r>
    </w:p>
    <w:p w14:paraId="68EC1967" w14:textId="77777777" w:rsidR="00EE6DE8" w:rsidRPr="00763A29" w:rsidRDefault="00EE6DE8" w:rsidP="00763A29">
      <w:pPr>
        <w:spacing w:line="360" w:lineRule="auto"/>
        <w:rPr>
          <w:sz w:val="24"/>
          <w:szCs w:val="24"/>
        </w:rPr>
      </w:pPr>
      <w:r w:rsidRPr="00763A29">
        <w:rPr>
          <w:sz w:val="24"/>
          <w:szCs w:val="24"/>
        </w:rPr>
        <w:br w:type="page"/>
      </w:r>
    </w:p>
    <w:p w14:paraId="5349E5FD" w14:textId="49E3DCE3" w:rsidR="00EE6DE8" w:rsidRPr="00272280" w:rsidRDefault="00EE6DE8" w:rsidP="00272280">
      <w:pPr>
        <w:pStyle w:val="ListParagraph"/>
        <w:numPr>
          <w:ilvl w:val="0"/>
          <w:numId w:val="4"/>
        </w:numPr>
        <w:spacing w:line="360" w:lineRule="auto"/>
        <w:outlineLvl w:val="0"/>
        <w:rPr>
          <w:b/>
          <w:bCs/>
          <w:color w:val="FF0000"/>
          <w:sz w:val="28"/>
          <w:szCs w:val="28"/>
        </w:rPr>
      </w:pPr>
      <w:bookmarkStart w:id="385" w:name="_Toc199496444"/>
      <w:r w:rsidRPr="00272280">
        <w:rPr>
          <w:b/>
          <w:bCs/>
          <w:color w:val="FF0000"/>
          <w:sz w:val="28"/>
          <w:szCs w:val="28"/>
        </w:rPr>
        <w:lastRenderedPageBreak/>
        <w:t>Initial Experiments and Results</w:t>
      </w:r>
      <w:bookmarkEnd w:id="385"/>
    </w:p>
    <w:p w14:paraId="0E120677" w14:textId="280F7D44" w:rsidR="0097063D" w:rsidRPr="00763A29" w:rsidRDefault="0097063D" w:rsidP="00763A29">
      <w:pPr>
        <w:spacing w:line="360" w:lineRule="auto"/>
        <w:rPr>
          <w:sz w:val="24"/>
          <w:szCs w:val="24"/>
        </w:rPr>
      </w:pPr>
      <w:r w:rsidRPr="00763A29">
        <w:rPr>
          <w:sz w:val="24"/>
          <w:szCs w:val="24"/>
        </w:rPr>
        <w:t xml:space="preserve">The initial experiments focused on evaluating the performance of a fine-tuned AraBERT model in classifying Arabic poems into two categories: poems that contain </w:t>
      </w:r>
      <w:r w:rsidRPr="006B5DDC">
        <w:rPr>
          <w:i/>
          <w:iCs/>
          <w:sz w:val="24"/>
          <w:szCs w:val="24"/>
          <w:rPrChange w:id="386" w:author="עלי חוסיין" w:date="2025-06-03T07:12:00Z">
            <w:rPr>
              <w:sz w:val="24"/>
              <w:szCs w:val="24"/>
            </w:rPr>
          </w:rPrChange>
        </w:rPr>
        <w:t>tashbīh</w:t>
      </w:r>
      <w:r w:rsidRPr="00763A29">
        <w:rPr>
          <w:sz w:val="24"/>
          <w:szCs w:val="24"/>
        </w:rPr>
        <w:t xml:space="preserve"> </w:t>
      </w:r>
      <w:del w:id="387" w:author="עלי חוסיין" w:date="2025-06-03T07:12:00Z">
        <w:r w:rsidRPr="00763A29" w:rsidDel="006B5DDC">
          <w:rPr>
            <w:sz w:val="24"/>
            <w:szCs w:val="24"/>
          </w:rPr>
          <w:delText>(similes)</w:delText>
        </w:r>
      </w:del>
      <w:r w:rsidRPr="00763A29">
        <w:rPr>
          <w:sz w:val="24"/>
          <w:szCs w:val="24"/>
        </w:rPr>
        <w:t xml:space="preserve"> and those that do not.</w:t>
      </w:r>
    </w:p>
    <w:p w14:paraId="44CA7935" w14:textId="50A64CAC" w:rsidR="0097063D" w:rsidRPr="00763A29" w:rsidRDefault="0097063D" w:rsidP="00272280">
      <w:pPr>
        <w:spacing w:line="360" w:lineRule="auto"/>
        <w:outlineLvl w:val="1"/>
        <w:rPr>
          <w:b/>
          <w:bCs/>
          <w:sz w:val="24"/>
          <w:szCs w:val="24"/>
        </w:rPr>
      </w:pPr>
      <w:bookmarkStart w:id="388" w:name="_Toc199496445"/>
      <w:r w:rsidRPr="00763A29">
        <w:rPr>
          <w:b/>
          <w:bCs/>
          <w:sz w:val="24"/>
          <w:szCs w:val="24"/>
        </w:rPr>
        <w:t>Dataset and Setup</w:t>
      </w:r>
      <w:bookmarkEnd w:id="388"/>
    </w:p>
    <w:p w14:paraId="7C4C03AB" w14:textId="77777777" w:rsidR="0097063D" w:rsidRPr="00763A29" w:rsidRDefault="0097063D" w:rsidP="00763A29">
      <w:pPr>
        <w:pStyle w:val="ListParagraph"/>
        <w:numPr>
          <w:ilvl w:val="0"/>
          <w:numId w:val="1"/>
        </w:numPr>
        <w:spacing w:line="360" w:lineRule="auto"/>
        <w:rPr>
          <w:sz w:val="24"/>
          <w:szCs w:val="24"/>
        </w:rPr>
      </w:pPr>
      <w:r w:rsidRPr="00763A29">
        <w:rPr>
          <w:sz w:val="24"/>
          <w:szCs w:val="24"/>
        </w:rPr>
        <w:t xml:space="preserve">The dataset was constructed by applying a rule-based detection system to label Arabic poems as containing </w:t>
      </w:r>
      <w:r w:rsidRPr="00517ABB">
        <w:rPr>
          <w:i/>
          <w:iCs/>
          <w:sz w:val="24"/>
          <w:szCs w:val="24"/>
          <w:rPrChange w:id="389" w:author="עלי חוסיין" w:date="2025-06-03T07:02:00Z">
            <w:rPr>
              <w:sz w:val="24"/>
              <w:szCs w:val="24"/>
            </w:rPr>
          </w:rPrChange>
        </w:rPr>
        <w:t>tashbīh</w:t>
      </w:r>
      <w:r w:rsidRPr="00763A29">
        <w:rPr>
          <w:sz w:val="24"/>
          <w:szCs w:val="24"/>
        </w:rPr>
        <w:t xml:space="preserve"> or not. </w:t>
      </w:r>
    </w:p>
    <w:p w14:paraId="7970EF6B" w14:textId="2C975B28" w:rsidR="0097063D" w:rsidRPr="00763A29" w:rsidRDefault="0097063D" w:rsidP="00763A29">
      <w:pPr>
        <w:pStyle w:val="ListParagraph"/>
        <w:numPr>
          <w:ilvl w:val="0"/>
          <w:numId w:val="1"/>
        </w:numPr>
        <w:spacing w:line="360" w:lineRule="auto"/>
        <w:rPr>
          <w:sz w:val="24"/>
          <w:szCs w:val="24"/>
        </w:rPr>
      </w:pPr>
      <w:r w:rsidRPr="00763A29">
        <w:rPr>
          <w:sz w:val="24"/>
          <w:szCs w:val="24"/>
        </w:rPr>
        <w:t>From the full dataset, only 5% of the data was used for training, while the remaining 95% was split for validation and testing. Specifically:</w:t>
      </w:r>
    </w:p>
    <w:p w14:paraId="1C706CCF" w14:textId="77777777" w:rsidR="0097063D" w:rsidRPr="00763A29" w:rsidRDefault="0097063D" w:rsidP="00763A29">
      <w:pPr>
        <w:pStyle w:val="ListParagraph"/>
        <w:spacing w:line="360" w:lineRule="auto"/>
        <w:ind w:left="1080"/>
        <w:rPr>
          <w:sz w:val="24"/>
          <w:szCs w:val="24"/>
        </w:rPr>
      </w:pPr>
      <w:r w:rsidRPr="00763A29">
        <w:rPr>
          <w:sz w:val="24"/>
          <w:szCs w:val="24"/>
        </w:rPr>
        <w:t>train_df, temp_df = train_test_split(df, test_size=0.95, stratify=df['label'], random_state=42)</w:t>
      </w:r>
    </w:p>
    <w:p w14:paraId="7F91B4F1" w14:textId="200B1126" w:rsidR="0097063D" w:rsidRPr="00763A29" w:rsidRDefault="0097063D" w:rsidP="00763A29">
      <w:pPr>
        <w:pStyle w:val="ListParagraph"/>
        <w:spacing w:line="360" w:lineRule="auto"/>
        <w:ind w:left="1080"/>
        <w:rPr>
          <w:sz w:val="24"/>
          <w:szCs w:val="24"/>
        </w:rPr>
      </w:pPr>
      <w:r w:rsidRPr="00763A29">
        <w:rPr>
          <w:sz w:val="24"/>
          <w:szCs w:val="24"/>
        </w:rPr>
        <w:t>val_df, test_df = train_test_split(temp_df, test_size=0.98, stratify=temp_df['label'], random_state=42)</w:t>
      </w:r>
    </w:p>
    <w:p w14:paraId="1901D270" w14:textId="77777777" w:rsidR="0097063D" w:rsidRPr="00763A29" w:rsidRDefault="0097063D" w:rsidP="00763A29">
      <w:pPr>
        <w:pStyle w:val="ListParagraph"/>
        <w:numPr>
          <w:ilvl w:val="0"/>
          <w:numId w:val="1"/>
        </w:numPr>
        <w:spacing w:line="360" w:lineRule="auto"/>
        <w:rPr>
          <w:sz w:val="24"/>
          <w:szCs w:val="24"/>
        </w:rPr>
      </w:pPr>
      <w:r w:rsidRPr="00763A29">
        <w:rPr>
          <w:sz w:val="24"/>
          <w:szCs w:val="24"/>
        </w:rPr>
        <w:t xml:space="preserve">This small training set was chosen due to the large size of the dataset and the high computational cost of training transformer-based models like AraBERT. </w:t>
      </w:r>
    </w:p>
    <w:p w14:paraId="2E87C363" w14:textId="7B30C4FB" w:rsidR="0097063D" w:rsidRPr="00763A29" w:rsidRDefault="0097063D" w:rsidP="00763A29">
      <w:pPr>
        <w:pStyle w:val="ListParagraph"/>
        <w:numPr>
          <w:ilvl w:val="0"/>
          <w:numId w:val="1"/>
        </w:numPr>
        <w:spacing w:line="360" w:lineRule="auto"/>
        <w:rPr>
          <w:sz w:val="24"/>
          <w:szCs w:val="24"/>
        </w:rPr>
      </w:pPr>
      <w:r w:rsidRPr="00763A29">
        <w:rPr>
          <w:sz w:val="24"/>
          <w:szCs w:val="24"/>
        </w:rPr>
        <w:t>Despite using only a small fraction of the data for training, the model achieved high performance, indicating the strength of contextual embeddings in Arabic NLP.</w:t>
      </w:r>
    </w:p>
    <w:p w14:paraId="280DF622" w14:textId="01A0218B" w:rsidR="0097063D" w:rsidRPr="00763A29" w:rsidRDefault="0097063D" w:rsidP="00272280">
      <w:pPr>
        <w:spacing w:line="360" w:lineRule="auto"/>
        <w:outlineLvl w:val="1"/>
        <w:rPr>
          <w:b/>
          <w:bCs/>
          <w:sz w:val="24"/>
          <w:szCs w:val="24"/>
        </w:rPr>
      </w:pPr>
      <w:bookmarkStart w:id="390" w:name="_Toc199496446"/>
      <w:r w:rsidRPr="00763A29">
        <w:rPr>
          <w:b/>
          <w:bCs/>
          <w:sz w:val="24"/>
          <w:szCs w:val="24"/>
        </w:rPr>
        <w:t>Results</w:t>
      </w:r>
      <w:bookmarkEnd w:id="390"/>
    </w:p>
    <w:p w14:paraId="650B05A1" w14:textId="77777777" w:rsidR="0097063D" w:rsidRPr="00763A29" w:rsidRDefault="0097063D" w:rsidP="00763A29">
      <w:pPr>
        <w:spacing w:line="360" w:lineRule="auto"/>
        <w:ind w:firstLine="720"/>
        <w:rPr>
          <w:sz w:val="24"/>
          <w:szCs w:val="24"/>
        </w:rPr>
      </w:pPr>
      <w:r w:rsidRPr="00763A29">
        <w:rPr>
          <w:sz w:val="24"/>
          <w:szCs w:val="24"/>
        </w:rPr>
        <w:t xml:space="preserve">The model’s performance on the test set was evaluated using standard classification metrics: </w:t>
      </w:r>
    </w:p>
    <w:p w14:paraId="5081F3A7" w14:textId="77777777" w:rsidR="0097063D" w:rsidRPr="00763A29" w:rsidRDefault="0097063D" w:rsidP="00763A29">
      <w:pPr>
        <w:pStyle w:val="ListParagraph"/>
        <w:numPr>
          <w:ilvl w:val="0"/>
          <w:numId w:val="1"/>
        </w:numPr>
        <w:spacing w:line="360" w:lineRule="auto"/>
        <w:rPr>
          <w:sz w:val="24"/>
          <w:szCs w:val="24"/>
        </w:rPr>
      </w:pPr>
      <w:r w:rsidRPr="00763A29">
        <w:rPr>
          <w:sz w:val="24"/>
          <w:szCs w:val="24"/>
        </w:rPr>
        <w:t xml:space="preserve">Accuracy: 95.71% </w:t>
      </w:r>
    </w:p>
    <w:p w14:paraId="08EAEAEA" w14:textId="77777777" w:rsidR="0097063D" w:rsidRPr="00763A29" w:rsidRDefault="0097063D" w:rsidP="00763A29">
      <w:pPr>
        <w:pStyle w:val="ListParagraph"/>
        <w:numPr>
          <w:ilvl w:val="0"/>
          <w:numId w:val="1"/>
        </w:numPr>
        <w:spacing w:line="360" w:lineRule="auto"/>
        <w:rPr>
          <w:sz w:val="24"/>
          <w:szCs w:val="24"/>
        </w:rPr>
      </w:pPr>
      <w:r w:rsidRPr="00763A29">
        <w:rPr>
          <w:sz w:val="24"/>
          <w:szCs w:val="24"/>
        </w:rPr>
        <w:t xml:space="preserve">Precision: 95.46% </w:t>
      </w:r>
    </w:p>
    <w:p w14:paraId="16808356" w14:textId="77777777" w:rsidR="0097063D" w:rsidRPr="00763A29" w:rsidRDefault="0097063D" w:rsidP="00763A29">
      <w:pPr>
        <w:pStyle w:val="ListParagraph"/>
        <w:numPr>
          <w:ilvl w:val="0"/>
          <w:numId w:val="1"/>
        </w:numPr>
        <w:spacing w:line="360" w:lineRule="auto"/>
        <w:rPr>
          <w:sz w:val="24"/>
          <w:szCs w:val="24"/>
        </w:rPr>
      </w:pPr>
      <w:r w:rsidRPr="00763A29">
        <w:rPr>
          <w:sz w:val="24"/>
          <w:szCs w:val="24"/>
        </w:rPr>
        <w:t xml:space="preserve">Recall: 95.99% </w:t>
      </w:r>
    </w:p>
    <w:p w14:paraId="605FB7D5" w14:textId="3742BE04" w:rsidR="0097063D" w:rsidRPr="00763A29" w:rsidRDefault="0097063D" w:rsidP="00763A29">
      <w:pPr>
        <w:pStyle w:val="ListParagraph"/>
        <w:spacing w:line="360" w:lineRule="auto"/>
        <w:ind w:left="1080"/>
        <w:rPr>
          <w:sz w:val="24"/>
          <w:szCs w:val="24"/>
        </w:rPr>
      </w:pPr>
      <w:r w:rsidRPr="00763A29">
        <w:rPr>
          <w:sz w:val="24"/>
          <w:szCs w:val="24"/>
        </w:rPr>
        <w:lastRenderedPageBreak/>
        <w:t>These scores show that the model is highly reliable in distinguishing between simile and non-simile poetry lines, even with limited training data.</w:t>
      </w:r>
    </w:p>
    <w:p w14:paraId="667D5F95" w14:textId="7AAC0D03" w:rsidR="0097063D" w:rsidRPr="00763A29" w:rsidRDefault="0097063D" w:rsidP="00763A29">
      <w:pPr>
        <w:spacing w:line="360" w:lineRule="auto"/>
        <w:jc w:val="center"/>
        <w:rPr>
          <w:sz w:val="24"/>
          <w:szCs w:val="24"/>
        </w:rPr>
      </w:pPr>
      <w:commentRangeStart w:id="391"/>
      <w:r w:rsidRPr="00763A29">
        <w:rPr>
          <w:noProof/>
          <w:sz w:val="24"/>
          <w:szCs w:val="24"/>
        </w:rPr>
        <w:drawing>
          <wp:inline distT="0" distB="0" distL="0" distR="0" wp14:anchorId="4264353C" wp14:editId="378D8418">
            <wp:extent cx="4076560" cy="3060595"/>
            <wp:effectExtent l="0" t="0" r="635" b="635"/>
            <wp:docPr id="20315902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590223" name="Picture 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76560" cy="3060595"/>
                    </a:xfrm>
                    <a:prstGeom prst="rect">
                      <a:avLst/>
                    </a:prstGeom>
                  </pic:spPr>
                </pic:pic>
              </a:graphicData>
            </a:graphic>
          </wp:inline>
        </w:drawing>
      </w:r>
      <w:commentRangeEnd w:id="391"/>
      <w:r w:rsidR="006B5DDC">
        <w:rPr>
          <w:rStyle w:val="CommentReference"/>
        </w:rPr>
        <w:commentReference w:id="391"/>
      </w:r>
    </w:p>
    <w:p w14:paraId="42BA2E8D" w14:textId="2317E372" w:rsidR="0097063D" w:rsidRPr="00763A29" w:rsidRDefault="0097063D" w:rsidP="00763A29">
      <w:pPr>
        <w:spacing w:line="360" w:lineRule="auto"/>
        <w:rPr>
          <w:sz w:val="24"/>
          <w:szCs w:val="24"/>
        </w:rPr>
      </w:pPr>
      <w:r w:rsidRPr="00763A29">
        <w:rPr>
          <w:sz w:val="24"/>
          <w:szCs w:val="24"/>
        </w:rPr>
        <w:t>The confusion matrix confirms the model's balanced ability to capture both classes with relatively low error rates.</w:t>
      </w:r>
    </w:p>
    <w:p w14:paraId="58C005C0" w14:textId="77337CA7" w:rsidR="0097063D" w:rsidRPr="00763A29" w:rsidRDefault="0097063D" w:rsidP="00272280">
      <w:pPr>
        <w:spacing w:line="360" w:lineRule="auto"/>
        <w:outlineLvl w:val="1"/>
        <w:rPr>
          <w:b/>
          <w:bCs/>
          <w:sz w:val="24"/>
          <w:szCs w:val="24"/>
        </w:rPr>
      </w:pPr>
      <w:bookmarkStart w:id="392" w:name="_Toc199496447"/>
      <w:r w:rsidRPr="00763A29">
        <w:rPr>
          <w:b/>
          <w:bCs/>
          <w:sz w:val="24"/>
          <w:szCs w:val="24"/>
        </w:rPr>
        <w:t>Interpretation and Potential</w:t>
      </w:r>
      <w:bookmarkEnd w:id="392"/>
    </w:p>
    <w:p w14:paraId="55FA8F63" w14:textId="77777777" w:rsidR="0097063D" w:rsidRPr="00763A29" w:rsidRDefault="0097063D" w:rsidP="00763A29">
      <w:pPr>
        <w:spacing w:line="360" w:lineRule="auto"/>
        <w:ind w:firstLine="720"/>
        <w:rPr>
          <w:sz w:val="24"/>
          <w:szCs w:val="24"/>
        </w:rPr>
      </w:pPr>
      <w:r w:rsidRPr="00763A29">
        <w:rPr>
          <w:sz w:val="24"/>
          <w:szCs w:val="24"/>
        </w:rPr>
        <w:t xml:space="preserve"> The results confirm that AraBERT and similar transformer models are capable of learning complex semantic patterns in Arabic poetry. Even though the current dataset consists mostly of explicit </w:t>
      </w:r>
      <w:r w:rsidRPr="00622A16">
        <w:rPr>
          <w:i/>
          <w:iCs/>
          <w:sz w:val="24"/>
          <w:szCs w:val="24"/>
          <w:rPrChange w:id="393" w:author="עלי חוסיין" w:date="2025-06-03T07:14:00Z">
            <w:rPr>
              <w:sz w:val="24"/>
              <w:szCs w:val="24"/>
            </w:rPr>
          </w:rPrChange>
        </w:rPr>
        <w:t>tashbīh</w:t>
      </w:r>
      <w:r w:rsidRPr="00763A29">
        <w:rPr>
          <w:sz w:val="24"/>
          <w:szCs w:val="24"/>
        </w:rPr>
        <w:t xml:space="preserve"> (with visible markers such as </w:t>
      </w:r>
      <w:r w:rsidRPr="00763A29">
        <w:rPr>
          <w:rFonts w:cs="Arial" w:hint="eastAsia"/>
          <w:sz w:val="24"/>
          <w:szCs w:val="24"/>
          <w:rtl/>
          <w:lang w:bidi="ar-SA"/>
        </w:rPr>
        <w:t>كأن</w:t>
      </w:r>
      <w:r w:rsidRPr="00763A29">
        <w:rPr>
          <w:rFonts w:cs="Arial"/>
          <w:sz w:val="24"/>
          <w:szCs w:val="24"/>
          <w:rtl/>
          <w:lang w:bidi="ar-SA"/>
        </w:rPr>
        <w:t xml:space="preserve">, </w:t>
      </w:r>
      <w:r w:rsidRPr="00763A29">
        <w:rPr>
          <w:rFonts w:cs="Arial" w:hint="eastAsia"/>
          <w:sz w:val="24"/>
          <w:szCs w:val="24"/>
          <w:rtl/>
          <w:lang w:bidi="ar-SA"/>
        </w:rPr>
        <w:t>مثل</w:t>
      </w:r>
      <w:r w:rsidRPr="00763A29">
        <w:rPr>
          <w:sz w:val="24"/>
          <w:szCs w:val="24"/>
        </w:rPr>
        <w:t xml:space="preserve">), the model's success in capturing these patterns provides strong evidence that it understands rhetorical context rather than relying solely on keyword spotting. </w:t>
      </w:r>
    </w:p>
    <w:p w14:paraId="6A1213B1" w14:textId="2E022242" w:rsidR="0097063D" w:rsidRPr="00763A29" w:rsidRDefault="0097063D" w:rsidP="00763A29">
      <w:pPr>
        <w:spacing w:line="360" w:lineRule="auto"/>
        <w:ind w:firstLine="720"/>
        <w:rPr>
          <w:sz w:val="24"/>
          <w:szCs w:val="24"/>
        </w:rPr>
      </w:pPr>
      <w:r w:rsidRPr="00763A29">
        <w:rPr>
          <w:sz w:val="24"/>
          <w:szCs w:val="24"/>
        </w:rPr>
        <w:t xml:space="preserve">This outcome suggests that such models can potentially be extended and fine-tuned further to identify implicit </w:t>
      </w:r>
      <w:r w:rsidRPr="00622A16">
        <w:rPr>
          <w:i/>
          <w:iCs/>
          <w:sz w:val="24"/>
          <w:szCs w:val="24"/>
          <w:rPrChange w:id="394" w:author="עלי חוסיין" w:date="2025-06-03T07:14:00Z">
            <w:rPr>
              <w:sz w:val="24"/>
              <w:szCs w:val="24"/>
            </w:rPr>
          </w:rPrChange>
        </w:rPr>
        <w:t>tashbīh</w:t>
      </w:r>
      <w:del w:id="395" w:author="עלי חוסיין" w:date="2025-06-03T07:15:00Z">
        <w:r w:rsidRPr="00763A29" w:rsidDel="00B767AE">
          <w:rPr>
            <w:sz w:val="24"/>
            <w:szCs w:val="24"/>
          </w:rPr>
          <w:delText xml:space="preserve"> </w:delText>
        </w:r>
        <w:r w:rsidRPr="00763A29" w:rsidDel="00622A16">
          <w:rPr>
            <w:sz w:val="24"/>
            <w:szCs w:val="24"/>
          </w:rPr>
          <w:delText xml:space="preserve">(tashbīh </w:delText>
        </w:r>
        <w:r w:rsidRPr="00763A29" w:rsidDel="00622A16">
          <w:rPr>
            <w:rFonts w:ascii="Calibri" w:hAnsi="Calibri" w:cs="Calibri"/>
            <w:sz w:val="24"/>
            <w:szCs w:val="24"/>
          </w:rPr>
          <w:delText>ḍ</w:delText>
        </w:r>
        <w:r w:rsidRPr="00763A29" w:rsidDel="00622A16">
          <w:rPr>
            <w:sz w:val="24"/>
            <w:szCs w:val="24"/>
          </w:rPr>
          <w:delText>imnī)</w:delText>
        </w:r>
      </w:del>
      <w:r w:rsidRPr="00763A29">
        <w:rPr>
          <w:sz w:val="24"/>
          <w:szCs w:val="24"/>
        </w:rPr>
        <w:t xml:space="preserve"> — where no clear </w:t>
      </w:r>
      <w:del w:id="396" w:author="עלי חוסיין" w:date="2025-06-03T07:15:00Z">
        <w:r w:rsidRPr="00763A29" w:rsidDel="00B767AE">
          <w:rPr>
            <w:sz w:val="24"/>
            <w:szCs w:val="24"/>
          </w:rPr>
          <w:delText xml:space="preserve">comparative </w:delText>
        </w:r>
      </w:del>
      <w:ins w:id="397" w:author="עלי חוסיין" w:date="2025-06-03T07:15:00Z">
        <w:r w:rsidR="00B767AE">
          <w:rPr>
            <w:sz w:val="24"/>
            <w:szCs w:val="24"/>
            <w:lang w:val="en-US"/>
          </w:rPr>
          <w:t>simile particle</w:t>
        </w:r>
      </w:ins>
      <w:del w:id="398" w:author="עלי חוסיין" w:date="2025-06-03T07:15:00Z">
        <w:r w:rsidRPr="00763A29" w:rsidDel="00B767AE">
          <w:rPr>
            <w:sz w:val="24"/>
            <w:szCs w:val="24"/>
          </w:rPr>
          <w:delText>word</w:delText>
        </w:r>
      </w:del>
      <w:r w:rsidRPr="00763A29">
        <w:rPr>
          <w:sz w:val="24"/>
          <w:szCs w:val="24"/>
        </w:rPr>
        <w:t xml:space="preserve"> exists — by learning more abstract patterns of </w:t>
      </w:r>
      <w:del w:id="399" w:author="עלי חוסיין" w:date="2025-06-03T07:15:00Z">
        <w:r w:rsidRPr="00763A29" w:rsidDel="00525DF6">
          <w:rPr>
            <w:sz w:val="24"/>
            <w:szCs w:val="24"/>
          </w:rPr>
          <w:delText>analogy</w:delText>
        </w:r>
      </w:del>
      <w:ins w:id="400" w:author="עלי חוסיין" w:date="2025-06-03T07:15:00Z">
        <w:r w:rsidR="00525DF6">
          <w:rPr>
            <w:sz w:val="24"/>
            <w:szCs w:val="24"/>
            <w:lang w:val="en-US"/>
          </w:rPr>
          <w:t>simile</w:t>
        </w:r>
      </w:ins>
      <w:r w:rsidRPr="00763A29">
        <w:rPr>
          <w:sz w:val="24"/>
          <w:szCs w:val="24"/>
        </w:rPr>
        <w:t xml:space="preserve">. These results form a solid baseline and motivate </w:t>
      </w:r>
      <w:r w:rsidRPr="00763A29">
        <w:rPr>
          <w:sz w:val="24"/>
          <w:szCs w:val="24"/>
        </w:rPr>
        <w:lastRenderedPageBreak/>
        <w:t xml:space="preserve">the next stage of the thesis: focusing on generating, labeling, and detecting </w:t>
      </w:r>
      <w:del w:id="401" w:author="עלי חוסיין" w:date="2025-06-03T07:15:00Z">
        <w:r w:rsidRPr="00763A29" w:rsidDel="002C7A22">
          <w:rPr>
            <w:sz w:val="24"/>
            <w:szCs w:val="24"/>
          </w:rPr>
          <w:delText xml:space="preserve">hidden </w:delText>
        </w:r>
      </w:del>
      <w:ins w:id="402" w:author="עלי חוסיין" w:date="2025-06-03T07:15:00Z">
        <w:r w:rsidR="002C7A22">
          <w:rPr>
            <w:sz w:val="24"/>
            <w:szCs w:val="24"/>
            <w:lang w:val="en-US"/>
          </w:rPr>
          <w:t>implicit</w:t>
        </w:r>
        <w:r w:rsidR="002C7A22" w:rsidRPr="00763A29">
          <w:rPr>
            <w:sz w:val="24"/>
            <w:szCs w:val="24"/>
          </w:rPr>
          <w:t xml:space="preserve"> </w:t>
        </w:r>
      </w:ins>
      <w:r w:rsidRPr="00763A29">
        <w:rPr>
          <w:sz w:val="24"/>
          <w:szCs w:val="24"/>
        </w:rPr>
        <w:t>similes.</w:t>
      </w:r>
    </w:p>
    <w:p w14:paraId="36AF2222" w14:textId="77777777" w:rsidR="00EE6DE8" w:rsidRPr="00763A29" w:rsidRDefault="00EE6DE8" w:rsidP="00763A29">
      <w:pPr>
        <w:spacing w:line="360" w:lineRule="auto"/>
        <w:rPr>
          <w:sz w:val="24"/>
          <w:szCs w:val="24"/>
        </w:rPr>
      </w:pPr>
      <w:r w:rsidRPr="00763A29">
        <w:rPr>
          <w:sz w:val="24"/>
          <w:szCs w:val="24"/>
        </w:rPr>
        <w:br w:type="page"/>
      </w:r>
    </w:p>
    <w:p w14:paraId="0239FFCC" w14:textId="0D42047D" w:rsidR="00EE6DE8" w:rsidRPr="00272280" w:rsidRDefault="00EE6DE8" w:rsidP="00272280">
      <w:pPr>
        <w:pStyle w:val="ListParagraph"/>
        <w:numPr>
          <w:ilvl w:val="0"/>
          <w:numId w:val="4"/>
        </w:numPr>
        <w:spacing w:line="360" w:lineRule="auto"/>
        <w:outlineLvl w:val="0"/>
        <w:rPr>
          <w:b/>
          <w:bCs/>
          <w:color w:val="FF0000"/>
          <w:sz w:val="28"/>
          <w:szCs w:val="28"/>
        </w:rPr>
      </w:pPr>
      <w:bookmarkStart w:id="403" w:name="_Toc199496448"/>
      <w:commentRangeStart w:id="404"/>
      <w:commentRangeStart w:id="405"/>
      <w:r w:rsidRPr="00272280">
        <w:rPr>
          <w:b/>
          <w:bCs/>
          <w:color w:val="FF0000"/>
          <w:sz w:val="28"/>
          <w:szCs w:val="28"/>
        </w:rPr>
        <w:lastRenderedPageBreak/>
        <w:t>Planned Research and Future Work</w:t>
      </w:r>
      <w:bookmarkEnd w:id="403"/>
      <w:commentRangeEnd w:id="404"/>
      <w:r w:rsidR="00A76081">
        <w:rPr>
          <w:rStyle w:val="CommentReference"/>
        </w:rPr>
        <w:commentReference w:id="404"/>
      </w:r>
      <w:commentRangeEnd w:id="405"/>
      <w:r w:rsidR="00A76081">
        <w:rPr>
          <w:rStyle w:val="CommentReference"/>
        </w:rPr>
        <w:commentReference w:id="405"/>
      </w:r>
    </w:p>
    <w:p w14:paraId="42A24F77" w14:textId="1F82C69B" w:rsidR="00621B81" w:rsidDel="00621B81" w:rsidRDefault="00621B81" w:rsidP="00621B81">
      <w:pPr>
        <w:spacing w:line="360" w:lineRule="auto"/>
        <w:outlineLvl w:val="1"/>
        <w:rPr>
          <w:del w:id="406" w:author="צבי קופליק" w:date="2025-06-01T09:26:00Z"/>
          <w:b/>
          <w:bCs/>
          <w:sz w:val="24"/>
          <w:szCs w:val="24"/>
        </w:rPr>
      </w:pPr>
      <w:moveToRangeStart w:id="407" w:author="צבי קופליק" w:date="2025-06-01T09:29:00Z" w:name="move199662558"/>
      <w:moveTo w:id="408" w:author="צבי קופליק" w:date="2025-06-01T09:29:00Z">
        <w:r w:rsidRPr="00763A29">
          <w:rPr>
            <w:sz w:val="24"/>
            <w:szCs w:val="24"/>
          </w:rPr>
          <w:t xml:space="preserve">While the initial results demonstrate strong performance in detecting explicit </w:t>
        </w:r>
        <w:r w:rsidRPr="00C15DB8">
          <w:rPr>
            <w:i/>
            <w:iCs/>
            <w:sz w:val="24"/>
            <w:szCs w:val="24"/>
            <w:rPrChange w:id="409" w:author="עלי חוסיין" w:date="2025-06-03T07:16:00Z">
              <w:rPr>
                <w:sz w:val="24"/>
                <w:szCs w:val="24"/>
              </w:rPr>
            </w:rPrChange>
          </w:rPr>
          <w:t>tashbīh</w:t>
        </w:r>
        <w:r w:rsidRPr="00763A29">
          <w:rPr>
            <w:sz w:val="24"/>
            <w:szCs w:val="24"/>
          </w:rPr>
          <w:t xml:space="preserve">, the ultimate objective of this research is to extend this capability to implicit </w:t>
        </w:r>
        <w:del w:id="410" w:author="עלי חוסיין" w:date="2025-06-03T07:16:00Z">
          <w:r w:rsidRPr="00763A29" w:rsidDel="00C15DB8">
            <w:rPr>
              <w:sz w:val="24"/>
              <w:szCs w:val="24"/>
            </w:rPr>
            <w:delText xml:space="preserve">or hidden </w:delText>
          </w:r>
        </w:del>
        <w:r w:rsidRPr="00C15DB8">
          <w:rPr>
            <w:i/>
            <w:iCs/>
            <w:sz w:val="24"/>
            <w:szCs w:val="24"/>
            <w:rPrChange w:id="411" w:author="עלי חוסיין" w:date="2025-06-03T07:16:00Z">
              <w:rPr>
                <w:sz w:val="24"/>
                <w:szCs w:val="24"/>
              </w:rPr>
            </w:rPrChange>
          </w:rPr>
          <w:t>tashbīh</w:t>
        </w:r>
        <w:del w:id="412" w:author="עלי חוסיין" w:date="2025-06-03T07:16:00Z">
          <w:r w:rsidRPr="00763A29" w:rsidDel="00C15DB8">
            <w:rPr>
              <w:sz w:val="24"/>
              <w:szCs w:val="24"/>
            </w:rPr>
            <w:delText xml:space="preserve"> (</w:delText>
          </w:r>
          <w:r w:rsidRPr="00763A29" w:rsidDel="00C15DB8">
            <w:rPr>
              <w:rFonts w:ascii="Arial" w:hAnsi="Arial" w:cs="Arial"/>
              <w:sz w:val="24"/>
              <w:szCs w:val="24"/>
            </w:rPr>
            <w:delText>تشبيه</w:delText>
          </w:r>
          <w:r w:rsidRPr="00763A29" w:rsidDel="00C15DB8">
            <w:rPr>
              <w:sz w:val="24"/>
              <w:szCs w:val="24"/>
            </w:rPr>
            <w:delText xml:space="preserve"> </w:delText>
          </w:r>
          <w:r w:rsidRPr="00763A29" w:rsidDel="00C15DB8">
            <w:rPr>
              <w:rFonts w:ascii="Arial" w:hAnsi="Arial" w:cs="Arial"/>
              <w:sz w:val="24"/>
              <w:szCs w:val="24"/>
            </w:rPr>
            <w:delText>ضمني</w:delText>
          </w:r>
          <w:r w:rsidRPr="00763A29" w:rsidDel="00C15DB8">
            <w:rPr>
              <w:sz w:val="24"/>
              <w:szCs w:val="24"/>
            </w:rPr>
            <w:delText>)</w:delText>
          </w:r>
        </w:del>
        <w:r w:rsidRPr="00763A29">
          <w:rPr>
            <w:sz w:val="24"/>
            <w:szCs w:val="24"/>
          </w:rPr>
          <w:t>—those similes that lack overt comparative markers and rely on deeper semantic or contextual inference.</w:t>
        </w:r>
      </w:moveTo>
      <w:moveToRangeStart w:id="413" w:author="צבי קופליק" w:date="2025-06-01T09:26:00Z" w:name="move199662407"/>
      <w:moveToRangeEnd w:id="407"/>
      <w:commentRangeStart w:id="414"/>
      <w:moveTo w:id="415" w:author="צבי קופליק" w:date="2025-06-01T09:26:00Z">
        <w:del w:id="416" w:author="צבי קופליק" w:date="2025-06-01T09:26:00Z">
          <w:r w:rsidRPr="00763A29" w:rsidDel="00621B81">
            <w:rPr>
              <w:b/>
              <w:bCs/>
              <w:sz w:val="24"/>
              <w:szCs w:val="24"/>
            </w:rPr>
            <w:delText>Research Goals</w:delText>
          </w:r>
          <w:commentRangeEnd w:id="414"/>
          <w:r w:rsidDel="00621B81">
            <w:rPr>
              <w:rStyle w:val="CommentReference"/>
            </w:rPr>
            <w:commentReference w:id="414"/>
          </w:r>
        </w:del>
      </w:moveTo>
    </w:p>
    <w:p w14:paraId="6D82D71C" w14:textId="77777777" w:rsidR="00621B81" w:rsidRPr="00763A29" w:rsidRDefault="00621B81" w:rsidP="00621B81">
      <w:pPr>
        <w:spacing w:line="360" w:lineRule="auto"/>
        <w:outlineLvl w:val="1"/>
        <w:rPr>
          <w:ins w:id="417" w:author="צבי קופליק" w:date="2025-06-01T09:29:00Z"/>
          <w:moveTo w:id="418" w:author="צבי קופליק" w:date="2025-06-01T09:26:00Z"/>
          <w:b/>
          <w:bCs/>
          <w:sz w:val="24"/>
          <w:szCs w:val="24"/>
        </w:rPr>
      </w:pPr>
    </w:p>
    <w:p w14:paraId="67CF52EF" w14:textId="2A09A64D" w:rsidR="00621B81" w:rsidRPr="00763A29" w:rsidRDefault="00621B81">
      <w:pPr>
        <w:spacing w:line="360" w:lineRule="auto"/>
        <w:outlineLvl w:val="1"/>
        <w:rPr>
          <w:moveTo w:id="419" w:author="צבי קופליק" w:date="2025-06-01T09:26:00Z"/>
          <w:sz w:val="24"/>
          <w:szCs w:val="24"/>
        </w:rPr>
        <w:pPrChange w:id="420" w:author="צבי קופליק" w:date="2025-06-01T09:26:00Z">
          <w:pPr>
            <w:spacing w:line="360" w:lineRule="auto"/>
            <w:ind w:firstLine="720"/>
          </w:pPr>
        </w:pPrChange>
      </w:pPr>
      <w:moveTo w:id="421" w:author="צבי קופליק" w:date="2025-06-01T09:26:00Z">
        <w:r w:rsidRPr="00763A29">
          <w:rPr>
            <w:sz w:val="24"/>
            <w:szCs w:val="24"/>
          </w:rPr>
          <w:t>To achieve th</w:t>
        </w:r>
        <w:del w:id="422" w:author="צבי קופליק" w:date="2025-06-01T09:26:00Z">
          <w:r w:rsidRPr="00763A29" w:rsidDel="00621B81">
            <w:rPr>
              <w:sz w:val="24"/>
              <w:szCs w:val="24"/>
            </w:rPr>
            <w:delText>is</w:delText>
          </w:r>
        </w:del>
      </w:moveTo>
      <w:ins w:id="423" w:author="צבי קופליק" w:date="2025-06-01T09:26:00Z">
        <w:r>
          <w:rPr>
            <w:sz w:val="24"/>
            <w:szCs w:val="24"/>
            <w:lang w:val="en-US"/>
          </w:rPr>
          <w:t>e</w:t>
        </w:r>
      </w:ins>
      <w:moveTo w:id="424" w:author="צבי קופליק" w:date="2025-06-01T09:26:00Z">
        <w:r w:rsidRPr="00763A29">
          <w:rPr>
            <w:sz w:val="24"/>
            <w:szCs w:val="24"/>
          </w:rPr>
          <w:t xml:space="preserve"> overarching aim</w:t>
        </w:r>
        <w:del w:id="425" w:author="צבי קופליק" w:date="2025-06-01T09:27:00Z">
          <w:r w:rsidRPr="00763A29" w:rsidDel="00621B81">
            <w:rPr>
              <w:sz w:val="24"/>
              <w:szCs w:val="24"/>
            </w:rPr>
            <w:delText>,</w:delText>
          </w:r>
        </w:del>
        <w:r w:rsidRPr="00763A29">
          <w:rPr>
            <w:sz w:val="24"/>
            <w:szCs w:val="24"/>
          </w:rPr>
          <w:t xml:space="preserve"> </w:t>
        </w:r>
      </w:moveTo>
      <w:ins w:id="426" w:author="צבי קופליק" w:date="2025-06-01T09:26:00Z">
        <w:r>
          <w:rPr>
            <w:sz w:val="24"/>
            <w:szCs w:val="24"/>
            <w:lang w:val="en-US"/>
          </w:rPr>
          <w:t>and to answer the specific research que</w:t>
        </w:r>
      </w:ins>
      <w:ins w:id="427" w:author="צבי קופליק" w:date="2025-06-01T09:27:00Z">
        <w:r>
          <w:rPr>
            <w:sz w:val="24"/>
            <w:szCs w:val="24"/>
            <w:lang w:val="en-US"/>
          </w:rPr>
          <w:t xml:space="preserve">stions, </w:t>
        </w:r>
      </w:ins>
      <w:moveTo w:id="428" w:author="צבי קופליק" w:date="2025-06-01T09:26:00Z">
        <w:r w:rsidRPr="00763A29">
          <w:rPr>
            <w:sz w:val="24"/>
            <w:szCs w:val="24"/>
          </w:rPr>
          <w:t xml:space="preserve">the research will </w:t>
        </w:r>
        <w:del w:id="429" w:author="צבי קופליק" w:date="2025-06-01T09:27:00Z">
          <w:r w:rsidRPr="00763A29" w:rsidDel="00621B81">
            <w:rPr>
              <w:sz w:val="24"/>
              <w:szCs w:val="24"/>
            </w:rPr>
            <w:delText>pursue the following specific objectives</w:delText>
          </w:r>
        </w:del>
      </w:moveTo>
      <w:ins w:id="430" w:author="צבי קופליק" w:date="2025-06-01T09:27:00Z">
        <w:r>
          <w:rPr>
            <w:sz w:val="24"/>
            <w:szCs w:val="24"/>
            <w:lang w:val="en-US"/>
          </w:rPr>
          <w:t>include the following tasks</w:t>
        </w:r>
      </w:ins>
      <w:moveTo w:id="431" w:author="צבי קופליק" w:date="2025-06-01T09:26:00Z">
        <w:r w:rsidRPr="00763A29">
          <w:rPr>
            <w:sz w:val="24"/>
            <w:szCs w:val="24"/>
          </w:rPr>
          <w:t xml:space="preserve">: </w:t>
        </w:r>
      </w:moveTo>
    </w:p>
    <w:p w14:paraId="17AD7856" w14:textId="54E5A42E" w:rsidR="00621B81" w:rsidRPr="00763A29" w:rsidRDefault="00621B81" w:rsidP="00621B81">
      <w:pPr>
        <w:pStyle w:val="ListParagraph"/>
        <w:numPr>
          <w:ilvl w:val="0"/>
          <w:numId w:val="1"/>
        </w:numPr>
        <w:spacing w:line="360" w:lineRule="auto"/>
        <w:rPr>
          <w:moveTo w:id="432" w:author="צבי קופליק" w:date="2025-06-01T09:26:00Z"/>
          <w:sz w:val="24"/>
          <w:szCs w:val="24"/>
        </w:rPr>
      </w:pPr>
      <w:moveTo w:id="433" w:author="צבי קופליק" w:date="2025-06-01T09:26:00Z">
        <w:r w:rsidRPr="00763A29">
          <w:rPr>
            <w:sz w:val="24"/>
            <w:szCs w:val="24"/>
          </w:rPr>
          <w:t xml:space="preserve">Construct a labeled dataset of Arabic poems containing both explicit and </w:t>
        </w:r>
        <w:del w:id="434" w:author="עלי חוסיין" w:date="2025-06-03T07:16:00Z">
          <w:r w:rsidRPr="00763A29" w:rsidDel="00816AC1">
            <w:rPr>
              <w:sz w:val="24"/>
              <w:szCs w:val="24"/>
            </w:rPr>
            <w:delText>hidden</w:delText>
          </w:r>
        </w:del>
      </w:moveTo>
      <w:ins w:id="435" w:author="עלי חוסיין" w:date="2025-06-03T07:16:00Z">
        <w:r w:rsidR="00816AC1">
          <w:rPr>
            <w:sz w:val="24"/>
            <w:szCs w:val="24"/>
            <w:lang w:val="en-US"/>
          </w:rPr>
          <w:t>implicit</w:t>
        </w:r>
      </w:ins>
      <w:moveTo w:id="436" w:author="צבי קופליק" w:date="2025-06-01T09:26:00Z">
        <w:r w:rsidRPr="00763A29">
          <w:rPr>
            <w:sz w:val="24"/>
            <w:szCs w:val="24"/>
          </w:rPr>
          <w:t xml:space="preserve"> </w:t>
        </w:r>
        <w:r w:rsidRPr="00816AC1">
          <w:rPr>
            <w:i/>
            <w:iCs/>
            <w:sz w:val="24"/>
            <w:szCs w:val="24"/>
            <w:rPrChange w:id="437" w:author="עלי חוסיין" w:date="2025-06-03T07:16:00Z">
              <w:rPr>
                <w:sz w:val="24"/>
                <w:szCs w:val="24"/>
              </w:rPr>
            </w:rPrChange>
          </w:rPr>
          <w:t>tashbīh</w:t>
        </w:r>
      </w:moveTo>
      <w:ins w:id="438" w:author="עלי חוסיין" w:date="2025-06-03T07:16:00Z">
        <w:r w:rsidR="00816AC1">
          <w:rPr>
            <w:sz w:val="24"/>
            <w:szCs w:val="24"/>
            <w:lang w:val="en-US"/>
          </w:rPr>
          <w:t>s</w:t>
        </w:r>
      </w:ins>
      <w:moveTo w:id="439" w:author="צבי קופליק" w:date="2025-06-01T09:26:00Z">
        <w:r w:rsidRPr="00763A29">
          <w:rPr>
            <w:sz w:val="24"/>
            <w:szCs w:val="24"/>
          </w:rPr>
          <w:t xml:space="preserve">, based on an initial rule-based classifier and manual verification. </w:t>
        </w:r>
      </w:moveTo>
    </w:p>
    <w:p w14:paraId="74EE4917" w14:textId="4678B271" w:rsidR="00621B81" w:rsidRPr="00763A29" w:rsidDel="00621B81" w:rsidRDefault="00621B81">
      <w:pPr>
        <w:pStyle w:val="ListParagraph"/>
        <w:numPr>
          <w:ilvl w:val="0"/>
          <w:numId w:val="1"/>
        </w:numPr>
        <w:spacing w:line="360" w:lineRule="auto"/>
        <w:ind w:left="1440"/>
        <w:rPr>
          <w:del w:id="440" w:author="צבי קופליק" w:date="2025-06-01T09:29:00Z"/>
          <w:moveTo w:id="441" w:author="צבי קופליק" w:date="2025-06-01T09:26:00Z"/>
          <w:sz w:val="24"/>
          <w:szCs w:val="24"/>
        </w:rPr>
        <w:pPrChange w:id="442" w:author="צבי קופליק" w:date="2025-06-01T09:29:00Z">
          <w:pPr>
            <w:pStyle w:val="ListParagraph"/>
            <w:numPr>
              <w:numId w:val="1"/>
            </w:numPr>
            <w:spacing w:line="360" w:lineRule="auto"/>
            <w:ind w:left="1080" w:hanging="360"/>
          </w:pPr>
        </w:pPrChange>
      </w:pPr>
      <w:moveTo w:id="443" w:author="צבי קופליק" w:date="2025-06-01T09:26:00Z">
        <w:del w:id="444" w:author="צבי קופליק" w:date="2025-06-01T09:29:00Z">
          <w:r w:rsidRPr="00763A29" w:rsidDel="00621B81">
            <w:rPr>
              <w:sz w:val="24"/>
              <w:szCs w:val="24"/>
            </w:rPr>
            <w:delText xml:space="preserve">Fine-tune transformer-based Arabic language models (e.g., AraBERT) to distinguish poems with tashbīh from those without, using both explicit and implicit instances. </w:delText>
          </w:r>
        </w:del>
      </w:moveTo>
    </w:p>
    <w:p w14:paraId="7476ECFD" w14:textId="0E66F7AB" w:rsidR="00621B81" w:rsidRPr="00763A29" w:rsidDel="00621B81" w:rsidRDefault="00621B81">
      <w:pPr>
        <w:pStyle w:val="ListParagraph"/>
        <w:numPr>
          <w:ilvl w:val="0"/>
          <w:numId w:val="1"/>
        </w:numPr>
        <w:spacing w:line="360" w:lineRule="auto"/>
        <w:ind w:left="1440"/>
        <w:rPr>
          <w:del w:id="445" w:author="צבי קופליק" w:date="2025-06-01T09:29:00Z"/>
          <w:moveTo w:id="446" w:author="צבי קופליק" w:date="2025-06-01T09:26:00Z"/>
          <w:sz w:val="24"/>
          <w:szCs w:val="24"/>
        </w:rPr>
        <w:pPrChange w:id="447" w:author="צבי קופליק" w:date="2025-06-01T09:29:00Z">
          <w:pPr>
            <w:pStyle w:val="ListParagraph"/>
            <w:numPr>
              <w:numId w:val="1"/>
            </w:numPr>
            <w:spacing w:line="360" w:lineRule="auto"/>
            <w:ind w:left="1080" w:hanging="360"/>
          </w:pPr>
        </w:pPrChange>
      </w:pPr>
      <w:moveTo w:id="448" w:author="צבי קופליק" w:date="2025-06-01T09:26:00Z">
        <w:del w:id="449" w:author="צבי קופליק" w:date="2025-06-01T09:29:00Z">
          <w:r w:rsidRPr="00763A29" w:rsidDel="00621B81">
            <w:rPr>
              <w:sz w:val="24"/>
              <w:szCs w:val="24"/>
            </w:rPr>
            <w:delText xml:space="preserve">Design a transformation framework to manually or semi-automatically convert explicit tashbīh examples into implicit ones by removing or hiding the comparison marker while preserving semantic meaning and poetic structure. </w:delText>
          </w:r>
        </w:del>
      </w:moveTo>
    </w:p>
    <w:p w14:paraId="116EAD02" w14:textId="0606ED0E" w:rsidR="00621B81" w:rsidRPr="00763A29" w:rsidDel="00621B81" w:rsidRDefault="00621B81">
      <w:pPr>
        <w:pStyle w:val="ListParagraph"/>
        <w:numPr>
          <w:ilvl w:val="0"/>
          <w:numId w:val="1"/>
        </w:numPr>
        <w:spacing w:line="360" w:lineRule="auto"/>
        <w:ind w:left="1440"/>
        <w:rPr>
          <w:del w:id="450" w:author="צבי קופליק" w:date="2025-06-01T09:29:00Z"/>
          <w:moveTo w:id="451" w:author="צבי קופליק" w:date="2025-06-01T09:26:00Z"/>
          <w:sz w:val="24"/>
          <w:szCs w:val="24"/>
        </w:rPr>
        <w:pPrChange w:id="452" w:author="צבי קופליק" w:date="2025-06-01T09:29:00Z">
          <w:pPr>
            <w:pStyle w:val="ListParagraph"/>
            <w:numPr>
              <w:numId w:val="1"/>
            </w:numPr>
            <w:spacing w:line="360" w:lineRule="auto"/>
            <w:ind w:left="1080" w:hanging="360"/>
          </w:pPr>
        </w:pPrChange>
      </w:pPr>
      <w:moveTo w:id="453" w:author="צבי קופליק" w:date="2025-06-01T09:26:00Z">
        <w:del w:id="454" w:author="צבי קופליק" w:date="2025-06-01T09:29:00Z">
          <w:r w:rsidRPr="00763A29" w:rsidDel="00621B81">
            <w:rPr>
              <w:sz w:val="24"/>
              <w:szCs w:val="24"/>
            </w:rPr>
            <w:delText xml:space="preserve">Develop a classification model capable of identifying tashbīh </w:delText>
          </w:r>
          <w:r w:rsidRPr="00763A29" w:rsidDel="00621B81">
            <w:rPr>
              <w:rFonts w:ascii="Calibri" w:hAnsi="Calibri" w:cs="Calibri"/>
              <w:sz w:val="24"/>
              <w:szCs w:val="24"/>
            </w:rPr>
            <w:delText>ḍ</w:delText>
          </w:r>
          <w:r w:rsidRPr="00763A29" w:rsidDel="00621B81">
            <w:rPr>
              <w:sz w:val="24"/>
              <w:szCs w:val="24"/>
            </w:rPr>
            <w:delText xml:space="preserve">imnī based on semantic features, syntactic context, and poetic discourse patterns. </w:delText>
          </w:r>
        </w:del>
      </w:moveTo>
    </w:p>
    <w:p w14:paraId="5DEFEC62" w14:textId="0923B5BC" w:rsidR="00621B81" w:rsidRPr="00763A29" w:rsidDel="00621B81" w:rsidRDefault="00621B81">
      <w:pPr>
        <w:pStyle w:val="ListParagraph"/>
        <w:numPr>
          <w:ilvl w:val="0"/>
          <w:numId w:val="1"/>
        </w:numPr>
        <w:spacing w:line="360" w:lineRule="auto"/>
        <w:ind w:left="1440"/>
        <w:rPr>
          <w:del w:id="455" w:author="צבי קופליק" w:date="2025-06-01T09:29:00Z"/>
          <w:moveTo w:id="456" w:author="צבי קופליק" w:date="2025-06-01T09:26:00Z"/>
          <w:sz w:val="24"/>
          <w:szCs w:val="24"/>
        </w:rPr>
        <w:pPrChange w:id="457" w:author="צבי קופליק" w:date="2025-06-01T09:29:00Z">
          <w:pPr>
            <w:pStyle w:val="ListParagraph"/>
            <w:numPr>
              <w:numId w:val="1"/>
            </w:numPr>
            <w:spacing w:line="360" w:lineRule="auto"/>
            <w:ind w:left="1080" w:hanging="360"/>
          </w:pPr>
        </w:pPrChange>
      </w:pPr>
      <w:moveTo w:id="458" w:author="צבי קופליק" w:date="2025-06-01T09:26:00Z">
        <w:del w:id="459" w:author="צבי קופליק" w:date="2025-06-01T09:29:00Z">
          <w:r w:rsidRPr="00763A29" w:rsidDel="00621B81">
            <w:rPr>
              <w:sz w:val="24"/>
              <w:szCs w:val="24"/>
            </w:rPr>
            <w:delText>Evaluate the models’ performance using standard metrics (accuracy, precision, recall, F1-score), alongside qualitative analysis of correctly and incorrectly classified examples.</w:delText>
          </w:r>
        </w:del>
      </w:moveTo>
    </w:p>
    <w:p w14:paraId="25059DEB" w14:textId="38EFC77A" w:rsidR="00E67069" w:rsidRPr="00763A29" w:rsidDel="00A76081" w:rsidRDefault="00E67069">
      <w:pPr>
        <w:spacing w:line="360" w:lineRule="auto"/>
        <w:ind w:left="360"/>
        <w:rPr>
          <w:del w:id="460" w:author="צבי קופליק" w:date="2025-06-01T09:29:00Z"/>
          <w:sz w:val="24"/>
          <w:szCs w:val="24"/>
        </w:rPr>
        <w:pPrChange w:id="461" w:author="צבי קופליק" w:date="2025-06-01T09:29:00Z">
          <w:pPr>
            <w:spacing w:line="360" w:lineRule="auto"/>
          </w:pPr>
        </w:pPrChange>
      </w:pPr>
      <w:moveFromRangeStart w:id="462" w:author="צבי קופליק" w:date="2025-06-01T09:29:00Z" w:name="move199662558"/>
      <w:moveToRangeEnd w:id="413"/>
      <w:moveFrom w:id="463" w:author="צבי קופליק" w:date="2025-06-01T09:29:00Z">
        <w:del w:id="464" w:author="צבי קופליק" w:date="2025-06-01T09:29:00Z">
          <w:r w:rsidRPr="00763A29" w:rsidDel="00A76081">
            <w:rPr>
              <w:sz w:val="24"/>
              <w:szCs w:val="24"/>
            </w:rPr>
            <w:delText>While the initial results demonstrate strong performance in detecting explicit tashbīh, the ultimate objective of this research is to extend this capability to implicit or hidden tashbīh (</w:delText>
          </w:r>
          <w:r w:rsidRPr="00763A29" w:rsidDel="00A76081">
            <w:rPr>
              <w:rFonts w:ascii="Arial" w:hAnsi="Arial" w:cs="Arial"/>
              <w:sz w:val="24"/>
              <w:szCs w:val="24"/>
            </w:rPr>
            <w:delText>تشبيه</w:delText>
          </w:r>
          <w:r w:rsidRPr="00763A29" w:rsidDel="00A76081">
            <w:rPr>
              <w:sz w:val="24"/>
              <w:szCs w:val="24"/>
            </w:rPr>
            <w:delText xml:space="preserve"> </w:delText>
          </w:r>
          <w:r w:rsidRPr="00763A29" w:rsidDel="00A76081">
            <w:rPr>
              <w:rFonts w:ascii="Arial" w:hAnsi="Arial" w:cs="Arial"/>
              <w:sz w:val="24"/>
              <w:szCs w:val="24"/>
            </w:rPr>
            <w:delText>ضمني</w:delText>
          </w:r>
          <w:r w:rsidRPr="00763A29" w:rsidDel="00A76081">
            <w:rPr>
              <w:sz w:val="24"/>
              <w:szCs w:val="24"/>
            </w:rPr>
            <w:delText>)—those similes that lack overt comparative markers and rely on deeper semantic or contextual inference.</w:delText>
          </w:r>
        </w:del>
      </w:moveFrom>
      <w:moveFromRangeEnd w:id="462"/>
    </w:p>
    <w:p w14:paraId="1501924E" w14:textId="77777777" w:rsidR="00E67069" w:rsidRPr="00763A29" w:rsidRDefault="00E67069">
      <w:pPr>
        <w:pStyle w:val="ListBullet"/>
        <w:numPr>
          <w:ilvl w:val="0"/>
          <w:numId w:val="1"/>
        </w:numPr>
        <w:spacing w:line="360" w:lineRule="auto"/>
        <w:ind w:left="1440"/>
        <w:rPr>
          <w:sz w:val="24"/>
          <w:szCs w:val="24"/>
          <w:lang w:bidi="he-IL"/>
        </w:rPr>
        <w:pPrChange w:id="465" w:author="צבי קופליק" w:date="2025-06-01T09:29:00Z">
          <w:pPr>
            <w:pStyle w:val="ListBullet"/>
            <w:numPr>
              <w:numId w:val="1"/>
            </w:numPr>
            <w:tabs>
              <w:tab w:val="clear" w:pos="360"/>
            </w:tabs>
            <w:spacing w:line="360" w:lineRule="auto"/>
            <w:ind w:left="1080"/>
          </w:pPr>
        </w:pPrChange>
      </w:pPr>
      <w:r w:rsidRPr="00763A29">
        <w:rPr>
          <w:sz w:val="24"/>
          <w:szCs w:val="24"/>
          <w:lang w:bidi="he-IL"/>
        </w:rPr>
        <w:t>Manual Transformation:</w:t>
      </w:r>
    </w:p>
    <w:p w14:paraId="754E9336" w14:textId="15D48511" w:rsidR="00E67069" w:rsidRPr="00763A29" w:rsidRDefault="00E67069">
      <w:pPr>
        <w:pStyle w:val="ListBullet"/>
        <w:numPr>
          <w:ilvl w:val="0"/>
          <w:numId w:val="0"/>
        </w:numPr>
        <w:spacing w:line="360" w:lineRule="auto"/>
        <w:ind w:left="1440" w:firstLine="360"/>
        <w:rPr>
          <w:sz w:val="24"/>
          <w:szCs w:val="24"/>
          <w:lang w:bidi="he-IL"/>
        </w:rPr>
        <w:pPrChange w:id="466" w:author="צבי קופליק" w:date="2025-06-01T09:29:00Z">
          <w:pPr>
            <w:pStyle w:val="ListBullet"/>
            <w:numPr>
              <w:numId w:val="0"/>
            </w:numPr>
            <w:tabs>
              <w:tab w:val="clear" w:pos="360"/>
            </w:tabs>
            <w:spacing w:line="360" w:lineRule="auto"/>
            <w:ind w:left="1080" w:firstLine="360"/>
          </w:pPr>
        </w:pPrChange>
      </w:pPr>
      <w:r w:rsidRPr="00763A29">
        <w:rPr>
          <w:sz w:val="24"/>
          <w:szCs w:val="24"/>
          <w:lang w:bidi="he-IL"/>
        </w:rPr>
        <w:t xml:space="preserve">A curated set of poems with explicit </w:t>
      </w:r>
      <w:proofErr w:type="spellStart"/>
      <w:r w:rsidRPr="00393E83">
        <w:rPr>
          <w:i/>
          <w:iCs/>
          <w:sz w:val="24"/>
          <w:szCs w:val="24"/>
          <w:lang w:bidi="he-IL"/>
          <w:rPrChange w:id="467" w:author="עלי חוסיין" w:date="2025-06-03T07:17:00Z">
            <w:rPr>
              <w:sz w:val="24"/>
              <w:szCs w:val="24"/>
              <w:lang w:bidi="he-IL"/>
            </w:rPr>
          </w:rPrChange>
        </w:rPr>
        <w:t>tashbīh</w:t>
      </w:r>
      <w:proofErr w:type="spellEnd"/>
      <w:r w:rsidRPr="00763A29">
        <w:rPr>
          <w:sz w:val="24"/>
          <w:szCs w:val="24"/>
          <w:lang w:bidi="he-IL"/>
        </w:rPr>
        <w:t xml:space="preserve"> will be manually rewritten to remove the simile marker (e.g., "</w:t>
      </w:r>
      <w:proofErr w:type="spellStart"/>
      <w:r w:rsidRPr="00763A29">
        <w:rPr>
          <w:rFonts w:ascii="Arial" w:hAnsi="Arial" w:cs="Arial"/>
          <w:sz w:val="24"/>
          <w:szCs w:val="24"/>
          <w:lang w:bidi="he-IL"/>
        </w:rPr>
        <w:t>كأن</w:t>
      </w:r>
      <w:proofErr w:type="spellEnd"/>
      <w:r w:rsidRPr="00763A29">
        <w:rPr>
          <w:sz w:val="24"/>
          <w:szCs w:val="24"/>
          <w:lang w:bidi="he-IL"/>
        </w:rPr>
        <w:t>", "</w:t>
      </w:r>
      <w:proofErr w:type="spellStart"/>
      <w:r w:rsidRPr="00763A29">
        <w:rPr>
          <w:rFonts w:ascii="Arial" w:hAnsi="Arial" w:cs="Arial"/>
          <w:sz w:val="24"/>
          <w:szCs w:val="24"/>
          <w:lang w:bidi="he-IL"/>
        </w:rPr>
        <w:t>مثل</w:t>
      </w:r>
      <w:proofErr w:type="spellEnd"/>
      <w:r w:rsidRPr="00763A29">
        <w:rPr>
          <w:sz w:val="24"/>
          <w:szCs w:val="24"/>
          <w:lang w:bidi="he-IL"/>
        </w:rPr>
        <w:t>") while preserving the core meaning and rhetorical structure. This will simulate how a poet might express a simile implicitly.</w:t>
      </w:r>
    </w:p>
    <w:p w14:paraId="5DF9A663" w14:textId="77777777" w:rsidR="00E67069" w:rsidRPr="00763A29" w:rsidRDefault="00E67069">
      <w:pPr>
        <w:pStyle w:val="ListBullet"/>
        <w:numPr>
          <w:ilvl w:val="0"/>
          <w:numId w:val="1"/>
        </w:numPr>
        <w:spacing w:line="360" w:lineRule="auto"/>
        <w:ind w:left="1440"/>
        <w:rPr>
          <w:sz w:val="24"/>
          <w:szCs w:val="24"/>
          <w:lang w:bidi="he-IL"/>
        </w:rPr>
        <w:pPrChange w:id="468" w:author="צבי קופליק" w:date="2025-06-01T09:29:00Z">
          <w:pPr>
            <w:pStyle w:val="ListBullet"/>
            <w:numPr>
              <w:numId w:val="1"/>
            </w:numPr>
            <w:tabs>
              <w:tab w:val="clear" w:pos="360"/>
            </w:tabs>
            <w:spacing w:line="360" w:lineRule="auto"/>
            <w:ind w:left="1080"/>
          </w:pPr>
        </w:pPrChange>
      </w:pPr>
      <w:r w:rsidRPr="00763A29">
        <w:rPr>
          <w:sz w:val="24"/>
          <w:szCs w:val="24"/>
          <w:lang w:bidi="he-IL"/>
        </w:rPr>
        <w:t>Rule-Based and Semi-Automatic Transformation:</w:t>
      </w:r>
    </w:p>
    <w:p w14:paraId="5CABF924" w14:textId="63415F80" w:rsidR="00E67069" w:rsidRPr="00763A29" w:rsidRDefault="00E67069">
      <w:pPr>
        <w:pStyle w:val="ListBullet"/>
        <w:numPr>
          <w:ilvl w:val="0"/>
          <w:numId w:val="0"/>
        </w:numPr>
        <w:spacing w:line="360" w:lineRule="auto"/>
        <w:ind w:left="1440" w:firstLine="360"/>
        <w:rPr>
          <w:sz w:val="24"/>
          <w:szCs w:val="24"/>
          <w:lang w:bidi="he-IL"/>
        </w:rPr>
        <w:pPrChange w:id="469" w:author="צבי קופליק" w:date="2025-06-01T09:29:00Z">
          <w:pPr>
            <w:pStyle w:val="ListBullet"/>
            <w:numPr>
              <w:numId w:val="0"/>
            </w:numPr>
            <w:tabs>
              <w:tab w:val="clear" w:pos="360"/>
            </w:tabs>
            <w:spacing w:line="360" w:lineRule="auto"/>
            <w:ind w:left="1080" w:firstLine="360"/>
          </w:pPr>
        </w:pPrChange>
      </w:pPr>
      <w:r w:rsidRPr="00763A29">
        <w:rPr>
          <w:sz w:val="24"/>
          <w:szCs w:val="24"/>
          <w:lang w:bidi="he-IL"/>
        </w:rPr>
        <w:t xml:space="preserve">Exploratory methods will be developed to automatically remove simile markers from known </w:t>
      </w:r>
      <w:proofErr w:type="spellStart"/>
      <w:r w:rsidRPr="00393E83">
        <w:rPr>
          <w:i/>
          <w:iCs/>
          <w:sz w:val="24"/>
          <w:szCs w:val="24"/>
          <w:lang w:bidi="he-IL"/>
          <w:rPrChange w:id="470" w:author="עלי חוסיין" w:date="2025-06-03T07:17:00Z">
            <w:rPr>
              <w:sz w:val="24"/>
              <w:szCs w:val="24"/>
              <w:lang w:bidi="he-IL"/>
            </w:rPr>
          </w:rPrChange>
        </w:rPr>
        <w:t>tashbīh</w:t>
      </w:r>
      <w:proofErr w:type="spellEnd"/>
      <w:r w:rsidRPr="00763A29">
        <w:rPr>
          <w:sz w:val="24"/>
          <w:szCs w:val="24"/>
          <w:lang w:bidi="he-IL"/>
        </w:rPr>
        <w:t xml:space="preserve"> lines, creating a larger set of implicit-style examples for training.</w:t>
      </w:r>
    </w:p>
    <w:p w14:paraId="5947D65E" w14:textId="77777777" w:rsidR="00E67069" w:rsidRPr="00763A29" w:rsidRDefault="00E67069">
      <w:pPr>
        <w:pStyle w:val="ListBullet"/>
        <w:numPr>
          <w:ilvl w:val="0"/>
          <w:numId w:val="1"/>
        </w:numPr>
        <w:spacing w:line="360" w:lineRule="auto"/>
        <w:ind w:left="1440"/>
        <w:rPr>
          <w:sz w:val="24"/>
          <w:szCs w:val="24"/>
          <w:lang w:bidi="he-IL"/>
        </w:rPr>
        <w:pPrChange w:id="471" w:author="צבי קופליק" w:date="2025-06-01T09:29:00Z">
          <w:pPr>
            <w:pStyle w:val="ListBullet"/>
            <w:numPr>
              <w:numId w:val="1"/>
            </w:numPr>
            <w:tabs>
              <w:tab w:val="clear" w:pos="360"/>
            </w:tabs>
            <w:spacing w:line="360" w:lineRule="auto"/>
            <w:ind w:left="1080"/>
          </w:pPr>
        </w:pPrChange>
      </w:pPr>
      <w:r w:rsidRPr="00763A29">
        <w:rPr>
          <w:sz w:val="24"/>
          <w:szCs w:val="24"/>
          <w:lang w:bidi="he-IL"/>
        </w:rPr>
        <w:t>Building a New Dataset:</w:t>
      </w:r>
    </w:p>
    <w:p w14:paraId="2A69874F" w14:textId="742F6523" w:rsidR="00E67069" w:rsidRPr="00763A29" w:rsidRDefault="00E67069">
      <w:pPr>
        <w:pStyle w:val="ListBullet"/>
        <w:numPr>
          <w:ilvl w:val="0"/>
          <w:numId w:val="0"/>
        </w:numPr>
        <w:spacing w:line="360" w:lineRule="auto"/>
        <w:ind w:left="1440" w:firstLine="360"/>
        <w:rPr>
          <w:sz w:val="24"/>
          <w:szCs w:val="24"/>
          <w:lang w:bidi="he-IL"/>
        </w:rPr>
        <w:pPrChange w:id="472" w:author="צבי קופליק" w:date="2025-06-01T09:29:00Z">
          <w:pPr>
            <w:pStyle w:val="ListBullet"/>
            <w:numPr>
              <w:numId w:val="0"/>
            </w:numPr>
            <w:tabs>
              <w:tab w:val="clear" w:pos="360"/>
            </w:tabs>
            <w:spacing w:line="360" w:lineRule="auto"/>
            <w:ind w:left="1080" w:firstLine="360"/>
          </w:pPr>
        </w:pPrChange>
      </w:pPr>
      <w:r w:rsidRPr="00763A29">
        <w:rPr>
          <w:sz w:val="24"/>
          <w:szCs w:val="24"/>
          <w:lang w:bidi="he-IL"/>
        </w:rPr>
        <w:t xml:space="preserve">The transformed implicit </w:t>
      </w:r>
      <w:proofErr w:type="spellStart"/>
      <w:r w:rsidRPr="00393E83">
        <w:rPr>
          <w:i/>
          <w:iCs/>
          <w:sz w:val="24"/>
          <w:szCs w:val="24"/>
          <w:lang w:bidi="he-IL"/>
          <w:rPrChange w:id="473" w:author="עלי חוסיין" w:date="2025-06-03T07:17:00Z">
            <w:rPr>
              <w:sz w:val="24"/>
              <w:szCs w:val="24"/>
              <w:lang w:bidi="he-IL"/>
            </w:rPr>
          </w:rPrChange>
        </w:rPr>
        <w:t>tashbīh</w:t>
      </w:r>
      <w:proofErr w:type="spellEnd"/>
      <w:r w:rsidRPr="00763A29">
        <w:rPr>
          <w:sz w:val="24"/>
          <w:szCs w:val="24"/>
          <w:lang w:bidi="he-IL"/>
        </w:rPr>
        <w:t xml:space="preserve"> lines will be labeled and verified by Arabic language experts. A balanced dataset will be constructed containing explicit </w:t>
      </w:r>
      <w:proofErr w:type="spellStart"/>
      <w:r w:rsidRPr="00393E83">
        <w:rPr>
          <w:i/>
          <w:iCs/>
          <w:sz w:val="24"/>
          <w:szCs w:val="24"/>
          <w:lang w:bidi="he-IL"/>
          <w:rPrChange w:id="474" w:author="עלי חוסיין" w:date="2025-06-03T07:17:00Z">
            <w:rPr>
              <w:sz w:val="24"/>
              <w:szCs w:val="24"/>
              <w:lang w:bidi="he-IL"/>
            </w:rPr>
          </w:rPrChange>
        </w:rPr>
        <w:t>tashbīh</w:t>
      </w:r>
      <w:proofErr w:type="spellEnd"/>
      <w:r w:rsidRPr="00763A29">
        <w:rPr>
          <w:sz w:val="24"/>
          <w:szCs w:val="24"/>
          <w:lang w:bidi="he-IL"/>
        </w:rPr>
        <w:t xml:space="preserve">, implicit </w:t>
      </w:r>
      <w:proofErr w:type="spellStart"/>
      <w:r w:rsidRPr="00393E83">
        <w:rPr>
          <w:i/>
          <w:iCs/>
          <w:sz w:val="24"/>
          <w:szCs w:val="24"/>
          <w:lang w:bidi="he-IL"/>
          <w:rPrChange w:id="475" w:author="עלי חוסיין" w:date="2025-06-03T07:17:00Z">
            <w:rPr>
              <w:sz w:val="24"/>
              <w:szCs w:val="24"/>
              <w:lang w:bidi="he-IL"/>
            </w:rPr>
          </w:rPrChange>
        </w:rPr>
        <w:t>tashbīh</w:t>
      </w:r>
      <w:proofErr w:type="spellEnd"/>
      <w:r w:rsidRPr="00763A29">
        <w:rPr>
          <w:sz w:val="24"/>
          <w:szCs w:val="24"/>
          <w:lang w:bidi="he-IL"/>
        </w:rPr>
        <w:t>, and non-</w:t>
      </w:r>
      <w:proofErr w:type="spellStart"/>
      <w:r w:rsidRPr="00393E83">
        <w:rPr>
          <w:i/>
          <w:iCs/>
          <w:sz w:val="24"/>
          <w:szCs w:val="24"/>
          <w:lang w:bidi="he-IL"/>
          <w:rPrChange w:id="476" w:author="עלי חוסיין" w:date="2025-06-03T07:17:00Z">
            <w:rPr>
              <w:sz w:val="24"/>
              <w:szCs w:val="24"/>
              <w:lang w:bidi="he-IL"/>
            </w:rPr>
          </w:rPrChange>
        </w:rPr>
        <w:t>tashbīh</w:t>
      </w:r>
      <w:proofErr w:type="spellEnd"/>
      <w:r w:rsidRPr="00763A29">
        <w:rPr>
          <w:sz w:val="24"/>
          <w:szCs w:val="24"/>
          <w:lang w:bidi="he-IL"/>
        </w:rPr>
        <w:t xml:space="preserve"> lines.</w:t>
      </w:r>
    </w:p>
    <w:p w14:paraId="24D31BE7" w14:textId="77777777" w:rsidR="00A76081" w:rsidRPr="00763A29" w:rsidRDefault="00A76081" w:rsidP="00A76081">
      <w:pPr>
        <w:pStyle w:val="ListParagraph"/>
        <w:numPr>
          <w:ilvl w:val="0"/>
          <w:numId w:val="1"/>
        </w:numPr>
        <w:spacing w:line="360" w:lineRule="auto"/>
        <w:rPr>
          <w:ins w:id="477" w:author="צבי קופליק" w:date="2025-06-01T09:29:00Z"/>
          <w:sz w:val="24"/>
          <w:szCs w:val="24"/>
        </w:rPr>
      </w:pPr>
      <w:ins w:id="478" w:author="צבי קופליק" w:date="2025-06-01T09:29:00Z">
        <w:r w:rsidRPr="00763A29">
          <w:rPr>
            <w:sz w:val="24"/>
            <w:szCs w:val="24"/>
          </w:rPr>
          <w:lastRenderedPageBreak/>
          <w:t xml:space="preserve">Fine-tune transformer-based Arabic language models (e.g., AraBERT) to distinguish poems with </w:t>
        </w:r>
        <w:r w:rsidRPr="00DC2325">
          <w:rPr>
            <w:i/>
            <w:iCs/>
            <w:sz w:val="24"/>
            <w:szCs w:val="24"/>
            <w:rPrChange w:id="479" w:author="עלי חוסיין" w:date="2025-06-03T07:17:00Z">
              <w:rPr>
                <w:sz w:val="24"/>
                <w:szCs w:val="24"/>
              </w:rPr>
            </w:rPrChange>
          </w:rPr>
          <w:t>tashbīh</w:t>
        </w:r>
        <w:r w:rsidRPr="00763A29">
          <w:rPr>
            <w:sz w:val="24"/>
            <w:szCs w:val="24"/>
          </w:rPr>
          <w:t xml:space="preserve"> from those without, using both explicit and implicit instances. </w:t>
        </w:r>
      </w:ins>
    </w:p>
    <w:p w14:paraId="51E236A3" w14:textId="77777777" w:rsidR="00A76081" w:rsidRPr="00763A29" w:rsidRDefault="00A76081" w:rsidP="00A76081">
      <w:pPr>
        <w:pStyle w:val="ListParagraph"/>
        <w:numPr>
          <w:ilvl w:val="0"/>
          <w:numId w:val="1"/>
        </w:numPr>
        <w:spacing w:line="360" w:lineRule="auto"/>
        <w:rPr>
          <w:ins w:id="480" w:author="צבי קופליק" w:date="2025-06-01T09:29:00Z"/>
          <w:sz w:val="24"/>
          <w:szCs w:val="24"/>
        </w:rPr>
      </w:pPr>
      <w:ins w:id="481" w:author="צבי קופליק" w:date="2025-06-01T09:29:00Z">
        <w:r w:rsidRPr="00763A29">
          <w:rPr>
            <w:sz w:val="24"/>
            <w:szCs w:val="24"/>
          </w:rPr>
          <w:t xml:space="preserve">Design a transformation framework to manually or semi-automatically convert explicit </w:t>
        </w:r>
        <w:r w:rsidRPr="006E6A7D">
          <w:rPr>
            <w:i/>
            <w:iCs/>
            <w:sz w:val="24"/>
            <w:szCs w:val="24"/>
            <w:rPrChange w:id="482" w:author="עלי חוסיין" w:date="2025-06-03T07:18:00Z">
              <w:rPr>
                <w:sz w:val="24"/>
                <w:szCs w:val="24"/>
              </w:rPr>
            </w:rPrChange>
          </w:rPr>
          <w:t>tashbīh</w:t>
        </w:r>
        <w:r w:rsidRPr="00763A29">
          <w:rPr>
            <w:sz w:val="24"/>
            <w:szCs w:val="24"/>
          </w:rPr>
          <w:t xml:space="preserve"> examples into implicit ones by removing or hiding the comparison marker while preserving semantic meaning and poetic structure. </w:t>
        </w:r>
      </w:ins>
    </w:p>
    <w:p w14:paraId="6E56F1FA" w14:textId="51BFF1E9" w:rsidR="00A76081" w:rsidRPr="00763A29" w:rsidRDefault="00A76081" w:rsidP="00A76081">
      <w:pPr>
        <w:pStyle w:val="ListParagraph"/>
        <w:numPr>
          <w:ilvl w:val="0"/>
          <w:numId w:val="1"/>
        </w:numPr>
        <w:spacing w:line="360" w:lineRule="auto"/>
        <w:rPr>
          <w:ins w:id="483" w:author="צבי קופליק" w:date="2025-06-01T09:29:00Z"/>
          <w:sz w:val="24"/>
          <w:szCs w:val="24"/>
        </w:rPr>
      </w:pPr>
      <w:ins w:id="484" w:author="צבי קופליק" w:date="2025-06-01T09:29:00Z">
        <w:r w:rsidRPr="00763A29">
          <w:rPr>
            <w:sz w:val="24"/>
            <w:szCs w:val="24"/>
          </w:rPr>
          <w:t>Develop a classification model capable of identifying</w:t>
        </w:r>
      </w:ins>
      <w:ins w:id="485" w:author="עלי חוסיין" w:date="2025-06-03T07:18:00Z">
        <w:r w:rsidR="006E6A7D">
          <w:rPr>
            <w:sz w:val="24"/>
            <w:szCs w:val="24"/>
            <w:lang w:val="en-US"/>
          </w:rPr>
          <w:t xml:space="preserve"> implicit</w:t>
        </w:r>
      </w:ins>
      <w:ins w:id="486" w:author="צבי קופליק" w:date="2025-06-01T09:29:00Z">
        <w:r w:rsidRPr="00763A29">
          <w:rPr>
            <w:sz w:val="24"/>
            <w:szCs w:val="24"/>
          </w:rPr>
          <w:t xml:space="preserve"> </w:t>
        </w:r>
        <w:r w:rsidRPr="006E6A7D">
          <w:rPr>
            <w:i/>
            <w:iCs/>
            <w:sz w:val="24"/>
            <w:szCs w:val="24"/>
            <w:rPrChange w:id="487" w:author="עלי חוסיין" w:date="2025-06-03T07:18:00Z">
              <w:rPr>
                <w:sz w:val="24"/>
                <w:szCs w:val="24"/>
              </w:rPr>
            </w:rPrChange>
          </w:rPr>
          <w:t>tashbīh</w:t>
        </w:r>
        <w:r w:rsidRPr="00763A29">
          <w:rPr>
            <w:sz w:val="24"/>
            <w:szCs w:val="24"/>
          </w:rPr>
          <w:t xml:space="preserve"> </w:t>
        </w:r>
        <w:del w:id="488" w:author="עלי חוסיין" w:date="2025-06-03T07:18:00Z">
          <w:r w:rsidRPr="00763A29" w:rsidDel="006E6A7D">
            <w:rPr>
              <w:rFonts w:ascii="Calibri" w:hAnsi="Calibri" w:cs="Calibri"/>
              <w:sz w:val="24"/>
              <w:szCs w:val="24"/>
            </w:rPr>
            <w:delText>ḍ</w:delText>
          </w:r>
          <w:r w:rsidRPr="00763A29" w:rsidDel="006E6A7D">
            <w:rPr>
              <w:sz w:val="24"/>
              <w:szCs w:val="24"/>
            </w:rPr>
            <w:delText xml:space="preserve">imnī </w:delText>
          </w:r>
        </w:del>
        <w:r w:rsidRPr="00763A29">
          <w:rPr>
            <w:sz w:val="24"/>
            <w:szCs w:val="24"/>
          </w:rPr>
          <w:t xml:space="preserve">based on semantic features, syntactic context, and poetic discourse patterns. </w:t>
        </w:r>
      </w:ins>
    </w:p>
    <w:p w14:paraId="34789F08" w14:textId="77777777" w:rsidR="00E67069" w:rsidRPr="00763A29" w:rsidRDefault="00E67069" w:rsidP="00763A29">
      <w:pPr>
        <w:pStyle w:val="ListBullet"/>
        <w:numPr>
          <w:ilvl w:val="0"/>
          <w:numId w:val="1"/>
        </w:numPr>
        <w:spacing w:line="360" w:lineRule="auto"/>
        <w:rPr>
          <w:sz w:val="24"/>
          <w:szCs w:val="24"/>
          <w:lang w:bidi="he-IL"/>
        </w:rPr>
      </w:pPr>
      <w:r w:rsidRPr="00763A29">
        <w:rPr>
          <w:sz w:val="24"/>
          <w:szCs w:val="24"/>
          <w:lang w:bidi="he-IL"/>
        </w:rPr>
        <w:t>Developing Enhanced Detection Models:</w:t>
      </w:r>
    </w:p>
    <w:p w14:paraId="06DD0711" w14:textId="529B8CE2" w:rsidR="00E67069" w:rsidRPr="00763A29" w:rsidRDefault="00E67069" w:rsidP="00763A29">
      <w:pPr>
        <w:pStyle w:val="ListBullet"/>
        <w:numPr>
          <w:ilvl w:val="0"/>
          <w:numId w:val="0"/>
        </w:numPr>
        <w:spacing w:line="360" w:lineRule="auto"/>
        <w:ind w:left="1080" w:firstLine="360"/>
        <w:rPr>
          <w:sz w:val="24"/>
          <w:szCs w:val="24"/>
          <w:lang w:bidi="he-IL"/>
        </w:rPr>
      </w:pPr>
      <w:r w:rsidRPr="00763A29">
        <w:rPr>
          <w:sz w:val="24"/>
          <w:szCs w:val="24"/>
          <w:lang w:bidi="he-IL"/>
        </w:rPr>
        <w:t>AraBERT or similar language models will be fine-tuned on the newly constructed dataset. Feature engineering will also be applied to enhance detection, such as sentence structure, syntactic trees, or rhetorical embeddings.</w:t>
      </w:r>
    </w:p>
    <w:p w14:paraId="47B1E104" w14:textId="77777777" w:rsidR="00A76081" w:rsidRPr="00763A29" w:rsidRDefault="00A76081" w:rsidP="00A76081">
      <w:pPr>
        <w:pStyle w:val="ListParagraph"/>
        <w:numPr>
          <w:ilvl w:val="0"/>
          <w:numId w:val="1"/>
        </w:numPr>
        <w:spacing w:line="360" w:lineRule="auto"/>
        <w:rPr>
          <w:ins w:id="489" w:author="צבי קופליק" w:date="2025-06-01T09:30:00Z"/>
          <w:sz w:val="24"/>
          <w:szCs w:val="24"/>
        </w:rPr>
      </w:pPr>
      <w:ins w:id="490" w:author="צבי קופליק" w:date="2025-06-01T09:30:00Z">
        <w:r w:rsidRPr="00763A29">
          <w:rPr>
            <w:sz w:val="24"/>
            <w:szCs w:val="24"/>
          </w:rPr>
          <w:t>Evaluate the models’ performance using standard metrics (accuracy, precision, recall, F1-score), alongside qualitative analysis of correctly and incorrectly classified examples.</w:t>
        </w:r>
      </w:ins>
    </w:p>
    <w:p w14:paraId="331BEE25" w14:textId="77777777" w:rsidR="00E67069" w:rsidRPr="00763A29" w:rsidRDefault="00E67069" w:rsidP="00763A29">
      <w:pPr>
        <w:pStyle w:val="ListBullet"/>
        <w:numPr>
          <w:ilvl w:val="0"/>
          <w:numId w:val="1"/>
        </w:numPr>
        <w:spacing w:line="360" w:lineRule="auto"/>
        <w:rPr>
          <w:sz w:val="24"/>
          <w:szCs w:val="24"/>
          <w:lang w:bidi="he-IL"/>
        </w:rPr>
      </w:pPr>
      <w:r w:rsidRPr="00763A29">
        <w:rPr>
          <w:sz w:val="24"/>
          <w:szCs w:val="24"/>
          <w:lang w:bidi="he-IL"/>
        </w:rPr>
        <w:t>Evaluation and Benchmarking:</w:t>
      </w:r>
    </w:p>
    <w:p w14:paraId="488E0117" w14:textId="6D665FD2" w:rsidR="00EE6DE8" w:rsidRPr="00763A29" w:rsidRDefault="00E67069" w:rsidP="00763A29">
      <w:pPr>
        <w:pStyle w:val="ListBullet"/>
        <w:numPr>
          <w:ilvl w:val="0"/>
          <w:numId w:val="0"/>
        </w:numPr>
        <w:spacing w:line="360" w:lineRule="auto"/>
        <w:ind w:left="1080" w:firstLine="360"/>
        <w:rPr>
          <w:sz w:val="24"/>
          <w:szCs w:val="24"/>
          <w:lang w:bidi="he-IL"/>
        </w:rPr>
      </w:pPr>
      <w:r w:rsidRPr="00763A29">
        <w:rPr>
          <w:sz w:val="24"/>
          <w:szCs w:val="24"/>
          <w:lang w:bidi="he-IL"/>
        </w:rPr>
        <w:t>The model will be evaluated using accuracy, precision, recall, and confusion matrices. Qualitative analysis will also be conducted to interpret model decisions, particularly in ambiguous or misclassified cases</w:t>
      </w:r>
    </w:p>
    <w:p w14:paraId="043E8D46" w14:textId="38B2EB21" w:rsidR="00EE6DE8" w:rsidRPr="00272280" w:rsidRDefault="00EE6DE8" w:rsidP="00272280">
      <w:pPr>
        <w:pStyle w:val="ListParagraph"/>
        <w:numPr>
          <w:ilvl w:val="0"/>
          <w:numId w:val="4"/>
        </w:numPr>
        <w:spacing w:line="360" w:lineRule="auto"/>
        <w:outlineLvl w:val="0"/>
        <w:rPr>
          <w:b/>
          <w:bCs/>
          <w:color w:val="FF0000"/>
          <w:sz w:val="28"/>
          <w:szCs w:val="28"/>
        </w:rPr>
      </w:pPr>
      <w:bookmarkStart w:id="491" w:name="_Toc199496449"/>
      <w:r w:rsidRPr="00272280">
        <w:rPr>
          <w:b/>
          <w:bCs/>
          <w:color w:val="FF0000"/>
          <w:sz w:val="28"/>
          <w:szCs w:val="28"/>
        </w:rPr>
        <w:t>Contribution</w:t>
      </w:r>
      <w:bookmarkEnd w:id="491"/>
    </w:p>
    <w:p w14:paraId="7BAB5827" w14:textId="72F2AF92" w:rsidR="00E67069" w:rsidRPr="00763A29" w:rsidRDefault="00E67069">
      <w:pPr>
        <w:spacing w:line="360" w:lineRule="auto"/>
        <w:ind w:firstLine="360"/>
        <w:rPr>
          <w:sz w:val="24"/>
          <w:szCs w:val="24"/>
        </w:rPr>
        <w:pPrChange w:id="492" w:author="faisal omari" w:date="2025-06-03T08:33:00Z" w16du:dateUtc="2025-06-03T05:33:00Z">
          <w:pPr>
            <w:spacing w:line="360" w:lineRule="auto"/>
          </w:pPr>
        </w:pPrChange>
      </w:pPr>
      <w:commentRangeStart w:id="493"/>
      <w:del w:id="494" w:author="faisal omari" w:date="2025-06-03T08:33:00Z" w16du:dateUtc="2025-06-03T05:33:00Z">
        <w:r w:rsidRPr="00763A29" w:rsidDel="00796000">
          <w:rPr>
            <w:sz w:val="24"/>
            <w:szCs w:val="24"/>
          </w:rPr>
          <w:delText xml:space="preserve">This </w:delText>
        </w:r>
      </w:del>
      <w:ins w:id="495" w:author="faisal omari" w:date="2025-06-03T08:33:00Z" w16du:dateUtc="2025-06-03T05:33:00Z">
        <w:r w:rsidR="00796000" w:rsidRPr="00796000">
          <w:rPr>
            <w:sz w:val="24"/>
            <w:szCs w:val="24"/>
          </w:rPr>
          <w:t xml:space="preserve">This research aims to make significant contributions to the intersection of Arabic linguistics, digital humanities, and natural language processing. By focusing on the detection of both explicit and implicit tashbīhs in classical Arabic poetry, this work bridges centuries-old rhetorical theory with modern AI tools. Moreover, the methodologies and </w:t>
        </w:r>
        <w:r w:rsidR="00796000" w:rsidRPr="00796000">
          <w:rPr>
            <w:sz w:val="24"/>
            <w:szCs w:val="24"/>
          </w:rPr>
          <w:lastRenderedPageBreak/>
          <w:t>models developed in this study hold the potential to be adapted for analyzing rhetorical patterns in other literary traditions, such as Hebrew and English, thereby opening the door to cross-linguistic and comparative literary research using NLP.</w:t>
        </w:r>
      </w:ins>
      <w:del w:id="496" w:author="faisal omari" w:date="2025-06-03T08:33:00Z" w16du:dateUtc="2025-06-03T05:33:00Z">
        <w:r w:rsidRPr="00763A29" w:rsidDel="00796000">
          <w:rPr>
            <w:sz w:val="24"/>
            <w:szCs w:val="24"/>
          </w:rPr>
          <w:delText xml:space="preserve">research aims to make significant contributions to the intersection of Arabic linguistics, digital humanities, and natural language processing. By focusing on the detection of both explicit and implicit </w:delText>
        </w:r>
        <w:r w:rsidRPr="00E75E5B" w:rsidDel="00796000">
          <w:rPr>
            <w:i/>
            <w:iCs/>
            <w:sz w:val="24"/>
            <w:szCs w:val="24"/>
            <w:rPrChange w:id="497" w:author="עלי חוסיין" w:date="2025-06-03T07:20:00Z">
              <w:rPr>
                <w:sz w:val="24"/>
                <w:szCs w:val="24"/>
              </w:rPr>
            </w:rPrChange>
          </w:rPr>
          <w:delText>tashbīh</w:delText>
        </w:r>
      </w:del>
      <w:ins w:id="498" w:author="עלי חוסיין" w:date="2025-06-03T07:20:00Z">
        <w:del w:id="499" w:author="faisal omari" w:date="2025-06-03T08:33:00Z" w16du:dateUtc="2025-06-03T05:33:00Z">
          <w:r w:rsidR="00E75E5B" w:rsidDel="00796000">
            <w:rPr>
              <w:sz w:val="24"/>
              <w:szCs w:val="24"/>
              <w:lang w:val="en-US"/>
            </w:rPr>
            <w:delText>s</w:delText>
          </w:r>
        </w:del>
      </w:ins>
      <w:del w:id="500" w:author="faisal omari" w:date="2025-06-03T08:33:00Z" w16du:dateUtc="2025-06-03T05:33:00Z">
        <w:r w:rsidRPr="00763A29" w:rsidDel="00796000">
          <w:rPr>
            <w:sz w:val="24"/>
            <w:szCs w:val="24"/>
          </w:rPr>
          <w:delText xml:space="preserve"> (similes) in classical Arabic poetry, this work bridges centuries-old rhetorical theory with modern AI tools</w:delText>
        </w:r>
        <w:commentRangeEnd w:id="493"/>
        <w:r w:rsidR="009B1A99" w:rsidDel="00796000">
          <w:rPr>
            <w:rStyle w:val="CommentReference"/>
          </w:rPr>
          <w:commentReference w:id="493"/>
        </w:r>
        <w:r w:rsidRPr="00763A29" w:rsidDel="00796000">
          <w:rPr>
            <w:sz w:val="24"/>
            <w:szCs w:val="24"/>
          </w:rPr>
          <w:delText>.</w:delText>
        </w:r>
      </w:del>
    </w:p>
    <w:p w14:paraId="061FDD83" w14:textId="42F321E9" w:rsidR="00E67069" w:rsidRPr="00763A29" w:rsidRDefault="00E67069" w:rsidP="00272280">
      <w:pPr>
        <w:spacing w:line="360" w:lineRule="auto"/>
        <w:outlineLvl w:val="1"/>
        <w:rPr>
          <w:b/>
          <w:bCs/>
          <w:sz w:val="24"/>
          <w:szCs w:val="24"/>
        </w:rPr>
      </w:pPr>
      <w:bookmarkStart w:id="501" w:name="_Toc199496450"/>
      <w:r w:rsidRPr="00763A29">
        <w:rPr>
          <w:b/>
          <w:bCs/>
          <w:sz w:val="24"/>
          <w:szCs w:val="24"/>
        </w:rPr>
        <w:t>Linguistic and Theoretical Contributions</w:t>
      </w:r>
      <w:bookmarkEnd w:id="501"/>
    </w:p>
    <w:p w14:paraId="11B293E7" w14:textId="0A4BE69B" w:rsidR="00E67069" w:rsidRPr="00763A29" w:rsidRDefault="00E67069" w:rsidP="00763A29">
      <w:pPr>
        <w:pStyle w:val="ListParagraph"/>
        <w:numPr>
          <w:ilvl w:val="0"/>
          <w:numId w:val="1"/>
        </w:numPr>
        <w:spacing w:line="360" w:lineRule="auto"/>
        <w:rPr>
          <w:sz w:val="24"/>
          <w:szCs w:val="24"/>
        </w:rPr>
      </w:pPr>
      <w:r w:rsidRPr="00763A29">
        <w:rPr>
          <w:sz w:val="24"/>
          <w:szCs w:val="24"/>
        </w:rPr>
        <w:t xml:space="preserve">Modeling </w:t>
      </w:r>
      <w:del w:id="502" w:author="עלי חוסיין" w:date="2025-06-03T07:21:00Z">
        <w:r w:rsidRPr="00763A29" w:rsidDel="00FA63AE">
          <w:rPr>
            <w:sz w:val="24"/>
            <w:szCs w:val="24"/>
          </w:rPr>
          <w:delText xml:space="preserve">Hidden </w:delText>
        </w:r>
      </w:del>
      <w:ins w:id="503" w:author="עלי חוסיין" w:date="2025-06-03T07:21:00Z">
        <w:r w:rsidR="00FA63AE">
          <w:rPr>
            <w:sz w:val="24"/>
            <w:szCs w:val="24"/>
            <w:lang w:val="en-US"/>
          </w:rPr>
          <w:t>implicit</w:t>
        </w:r>
        <w:r w:rsidR="00FA63AE" w:rsidRPr="00763A29">
          <w:rPr>
            <w:sz w:val="24"/>
            <w:szCs w:val="24"/>
          </w:rPr>
          <w:t xml:space="preserve"> </w:t>
        </w:r>
      </w:ins>
      <w:r w:rsidRPr="00763A29">
        <w:rPr>
          <w:sz w:val="24"/>
          <w:szCs w:val="24"/>
        </w:rPr>
        <w:t xml:space="preserve">Rhetoric: The thesis explores and formalizes the concept of </w:t>
      </w:r>
      <w:r w:rsidRPr="00FA63AE">
        <w:rPr>
          <w:i/>
          <w:iCs/>
          <w:sz w:val="24"/>
          <w:szCs w:val="24"/>
          <w:rPrChange w:id="504" w:author="עלי חוסיין" w:date="2025-06-03T07:21:00Z">
            <w:rPr>
              <w:sz w:val="24"/>
              <w:szCs w:val="24"/>
            </w:rPr>
          </w:rPrChange>
        </w:rPr>
        <w:t>tashbīh</w:t>
      </w:r>
      <w:r w:rsidRPr="00763A29">
        <w:rPr>
          <w:sz w:val="24"/>
          <w:szCs w:val="24"/>
        </w:rPr>
        <w:t xml:space="preserve"> </w:t>
      </w:r>
      <w:proofErr w:type="spellStart"/>
      <w:ins w:id="505" w:author="עלי חוסיין" w:date="2025-06-03T07:21:00Z">
        <w:r w:rsidR="00FA63AE">
          <w:rPr>
            <w:rFonts w:ascii="Calibri" w:hAnsi="Calibri" w:cs="Calibri"/>
            <w:i/>
            <w:iCs/>
            <w:sz w:val="24"/>
            <w:szCs w:val="24"/>
            <w:lang w:val="en-US"/>
          </w:rPr>
          <w:t>muʾakkad</w:t>
        </w:r>
        <w:proofErr w:type="spellEnd"/>
        <w:r w:rsidR="00FA63AE">
          <w:rPr>
            <w:rFonts w:ascii="Calibri" w:hAnsi="Calibri" w:cs="Calibri"/>
            <w:i/>
            <w:iCs/>
            <w:sz w:val="24"/>
            <w:szCs w:val="24"/>
            <w:lang w:val="en-US"/>
          </w:rPr>
          <w:t xml:space="preserve"> </w:t>
        </w:r>
      </w:ins>
      <w:del w:id="506" w:author="עלי חוסיין" w:date="2025-06-03T07:21:00Z">
        <w:r w:rsidRPr="00763A29" w:rsidDel="00FA63AE">
          <w:rPr>
            <w:rFonts w:ascii="Calibri" w:hAnsi="Calibri" w:cs="Calibri"/>
            <w:sz w:val="24"/>
            <w:szCs w:val="24"/>
          </w:rPr>
          <w:delText>ḍ</w:delText>
        </w:r>
        <w:r w:rsidRPr="00763A29" w:rsidDel="00FA63AE">
          <w:rPr>
            <w:sz w:val="24"/>
            <w:szCs w:val="24"/>
          </w:rPr>
          <w:delText xml:space="preserve">imnī </w:delText>
        </w:r>
      </w:del>
      <w:r w:rsidRPr="00763A29">
        <w:rPr>
          <w:sz w:val="24"/>
          <w:szCs w:val="24"/>
        </w:rPr>
        <w:t xml:space="preserve">(implicit simile) in computational terms—an area that has received very limited attention in Arabic NLP or literary analysis. </w:t>
      </w:r>
    </w:p>
    <w:p w14:paraId="536CA890" w14:textId="77777777" w:rsidR="00E67069" w:rsidRPr="00763A29" w:rsidRDefault="00E67069" w:rsidP="00763A29">
      <w:pPr>
        <w:pStyle w:val="ListParagraph"/>
        <w:numPr>
          <w:ilvl w:val="0"/>
          <w:numId w:val="1"/>
        </w:numPr>
        <w:spacing w:line="360" w:lineRule="auto"/>
        <w:rPr>
          <w:sz w:val="24"/>
          <w:szCs w:val="24"/>
        </w:rPr>
      </w:pPr>
      <w:r w:rsidRPr="00763A29">
        <w:rPr>
          <w:sz w:val="24"/>
          <w:szCs w:val="24"/>
        </w:rPr>
        <w:t xml:space="preserve">Dataset Curation: It introduces a novel dataset of Arabic poetry annotated for both explicit and implicit similes, offering a resource that can support future research in figurative language processing for Arabic. </w:t>
      </w:r>
    </w:p>
    <w:p w14:paraId="5F30FA5F" w14:textId="2050B641" w:rsidR="00E67069" w:rsidRPr="00763A29" w:rsidRDefault="00E67069" w:rsidP="00763A29">
      <w:pPr>
        <w:pStyle w:val="ListParagraph"/>
        <w:numPr>
          <w:ilvl w:val="0"/>
          <w:numId w:val="1"/>
        </w:numPr>
        <w:spacing w:line="360" w:lineRule="auto"/>
        <w:rPr>
          <w:sz w:val="24"/>
          <w:szCs w:val="24"/>
        </w:rPr>
      </w:pPr>
      <w:r w:rsidRPr="00763A29">
        <w:rPr>
          <w:sz w:val="24"/>
          <w:szCs w:val="24"/>
        </w:rPr>
        <w:t xml:space="preserve">Augmentation of Classical Theory: Through the transformation of explicit into implicit </w:t>
      </w:r>
      <w:r w:rsidRPr="007B3A27">
        <w:rPr>
          <w:i/>
          <w:iCs/>
          <w:sz w:val="24"/>
          <w:szCs w:val="24"/>
          <w:rPrChange w:id="507" w:author="עלי חוסיין" w:date="2025-06-03T07:21:00Z">
            <w:rPr>
              <w:sz w:val="24"/>
              <w:szCs w:val="24"/>
            </w:rPr>
          </w:rPrChange>
        </w:rPr>
        <w:t>tashbīh</w:t>
      </w:r>
      <w:r w:rsidRPr="00763A29">
        <w:rPr>
          <w:sz w:val="24"/>
          <w:szCs w:val="24"/>
        </w:rPr>
        <w:t xml:space="preserve">, this work contributes to the study of Arabic </w:t>
      </w:r>
      <w:r w:rsidRPr="007B3A27">
        <w:rPr>
          <w:i/>
          <w:iCs/>
          <w:sz w:val="24"/>
          <w:szCs w:val="24"/>
          <w:rPrChange w:id="508" w:author="עלי חוסיין" w:date="2025-06-03T07:22:00Z">
            <w:rPr>
              <w:sz w:val="24"/>
              <w:szCs w:val="24"/>
            </w:rPr>
          </w:rPrChange>
        </w:rPr>
        <w:t>balāgha</w:t>
      </w:r>
      <w:del w:id="509" w:author="עלי חוסיין" w:date="2025-06-03T07:22:00Z">
        <w:r w:rsidRPr="007B3A27" w:rsidDel="007B3A27">
          <w:rPr>
            <w:i/>
            <w:iCs/>
            <w:sz w:val="24"/>
            <w:szCs w:val="24"/>
            <w:rPrChange w:id="510" w:author="עלי חוסיין" w:date="2025-06-03T07:22:00Z">
              <w:rPr>
                <w:sz w:val="24"/>
                <w:szCs w:val="24"/>
              </w:rPr>
            </w:rPrChange>
          </w:rPr>
          <w:delText>h</w:delText>
        </w:r>
      </w:del>
      <w:r w:rsidRPr="00763A29">
        <w:rPr>
          <w:sz w:val="24"/>
          <w:szCs w:val="24"/>
        </w:rPr>
        <w:t xml:space="preserve"> by demonstrating new rhetorical equivalencies grounded in semantic preservation.</w:t>
      </w:r>
    </w:p>
    <w:p w14:paraId="153E6C8C" w14:textId="0468C815" w:rsidR="00E67069" w:rsidRPr="00763A29" w:rsidRDefault="00E67069" w:rsidP="00272280">
      <w:pPr>
        <w:spacing w:line="360" w:lineRule="auto"/>
        <w:outlineLvl w:val="1"/>
        <w:rPr>
          <w:b/>
          <w:bCs/>
          <w:sz w:val="24"/>
          <w:szCs w:val="24"/>
        </w:rPr>
      </w:pPr>
      <w:bookmarkStart w:id="511" w:name="_Toc199496451"/>
      <w:r w:rsidRPr="00763A29">
        <w:rPr>
          <w:b/>
          <w:bCs/>
          <w:sz w:val="24"/>
          <w:szCs w:val="24"/>
        </w:rPr>
        <w:t>Technical and Computational Contributions</w:t>
      </w:r>
      <w:bookmarkEnd w:id="511"/>
    </w:p>
    <w:p w14:paraId="70914E21" w14:textId="123FDC3E" w:rsidR="00E67069" w:rsidRPr="00763A29" w:rsidRDefault="00E67069" w:rsidP="00763A29">
      <w:pPr>
        <w:pStyle w:val="ListParagraph"/>
        <w:numPr>
          <w:ilvl w:val="0"/>
          <w:numId w:val="1"/>
        </w:numPr>
        <w:spacing w:line="360" w:lineRule="auto"/>
        <w:rPr>
          <w:sz w:val="24"/>
          <w:szCs w:val="24"/>
        </w:rPr>
      </w:pPr>
      <w:r w:rsidRPr="00763A29">
        <w:rPr>
          <w:sz w:val="24"/>
          <w:szCs w:val="24"/>
        </w:rPr>
        <w:t xml:space="preserve">Pipeline for </w:t>
      </w:r>
      <w:ins w:id="512" w:author="עלי חוסיין" w:date="2025-06-03T07:22:00Z">
        <w:r w:rsidR="00095F94">
          <w:rPr>
            <w:i/>
            <w:iCs/>
            <w:sz w:val="24"/>
            <w:szCs w:val="24"/>
            <w:lang w:val="en-US"/>
          </w:rPr>
          <w:t>t</w:t>
        </w:r>
      </w:ins>
      <w:del w:id="513" w:author="עלי חוסיין" w:date="2025-06-03T07:22:00Z">
        <w:r w:rsidRPr="00095F94" w:rsidDel="00095F94">
          <w:rPr>
            <w:i/>
            <w:iCs/>
            <w:sz w:val="24"/>
            <w:szCs w:val="24"/>
            <w:rPrChange w:id="514" w:author="עלי חוסיין" w:date="2025-06-03T07:22:00Z">
              <w:rPr>
                <w:sz w:val="24"/>
                <w:szCs w:val="24"/>
              </w:rPr>
            </w:rPrChange>
          </w:rPr>
          <w:delText>T</w:delText>
        </w:r>
      </w:del>
      <w:r w:rsidRPr="00095F94">
        <w:rPr>
          <w:i/>
          <w:iCs/>
          <w:sz w:val="24"/>
          <w:szCs w:val="24"/>
          <w:rPrChange w:id="515" w:author="עלי חוסיין" w:date="2025-06-03T07:22:00Z">
            <w:rPr>
              <w:sz w:val="24"/>
              <w:szCs w:val="24"/>
            </w:rPr>
          </w:rPrChange>
        </w:rPr>
        <w:t>ashbīh</w:t>
      </w:r>
      <w:r w:rsidRPr="00763A29">
        <w:rPr>
          <w:sz w:val="24"/>
          <w:szCs w:val="24"/>
        </w:rPr>
        <w:t xml:space="preserve"> Detection: </w:t>
      </w:r>
    </w:p>
    <w:p w14:paraId="167EA8E4" w14:textId="6F7B8459" w:rsidR="00E67069" w:rsidRPr="00763A29" w:rsidRDefault="00E67069" w:rsidP="00763A29">
      <w:pPr>
        <w:pStyle w:val="ListParagraph"/>
        <w:spacing w:line="360" w:lineRule="auto"/>
        <w:ind w:left="1080" w:firstLine="360"/>
        <w:rPr>
          <w:sz w:val="24"/>
          <w:szCs w:val="24"/>
        </w:rPr>
      </w:pPr>
      <w:r w:rsidRPr="00763A29">
        <w:rPr>
          <w:sz w:val="24"/>
          <w:szCs w:val="24"/>
        </w:rPr>
        <w:t xml:space="preserve">The research presents a hybrid methodology that combines rule-based techniques with deep learning models (e.g., AraBERT) to achieve high-accuracy classification of poetic verses. </w:t>
      </w:r>
    </w:p>
    <w:p w14:paraId="0C9D2EBA" w14:textId="77777777" w:rsidR="00E67069" w:rsidRPr="00763A29" w:rsidRDefault="00E67069" w:rsidP="00763A29">
      <w:pPr>
        <w:pStyle w:val="ListParagraph"/>
        <w:numPr>
          <w:ilvl w:val="0"/>
          <w:numId w:val="1"/>
        </w:numPr>
        <w:spacing w:line="360" w:lineRule="auto"/>
        <w:rPr>
          <w:sz w:val="24"/>
          <w:szCs w:val="24"/>
        </w:rPr>
      </w:pPr>
      <w:r w:rsidRPr="00763A29">
        <w:rPr>
          <w:sz w:val="24"/>
          <w:szCs w:val="24"/>
        </w:rPr>
        <w:t>Benchmarking NLP Models on Arabic Poetry:</w:t>
      </w:r>
    </w:p>
    <w:p w14:paraId="21B8FC3F" w14:textId="7D60FB7F" w:rsidR="00E67069" w:rsidRPr="00763A29" w:rsidRDefault="00E67069" w:rsidP="00763A29">
      <w:pPr>
        <w:pStyle w:val="ListParagraph"/>
        <w:spacing w:line="360" w:lineRule="auto"/>
        <w:ind w:left="1080" w:firstLine="360"/>
        <w:rPr>
          <w:sz w:val="24"/>
          <w:szCs w:val="24"/>
        </w:rPr>
      </w:pPr>
      <w:r w:rsidRPr="00763A29">
        <w:rPr>
          <w:sz w:val="24"/>
          <w:szCs w:val="24"/>
        </w:rPr>
        <w:t>It evaluates the performance of transformer-based models on a uniquely complex domain—classical Arabic poetry—which is morphologically rich and syntactically free-form.</w:t>
      </w:r>
    </w:p>
    <w:p w14:paraId="4267A9C2" w14:textId="77777777" w:rsidR="00E67069" w:rsidRPr="00763A29" w:rsidRDefault="00E67069" w:rsidP="00763A29">
      <w:pPr>
        <w:pStyle w:val="ListParagraph"/>
        <w:numPr>
          <w:ilvl w:val="0"/>
          <w:numId w:val="1"/>
        </w:numPr>
        <w:spacing w:line="360" w:lineRule="auto"/>
        <w:rPr>
          <w:sz w:val="24"/>
          <w:szCs w:val="24"/>
        </w:rPr>
      </w:pPr>
      <w:r w:rsidRPr="00763A29">
        <w:rPr>
          <w:sz w:val="24"/>
          <w:szCs w:val="24"/>
        </w:rPr>
        <w:t xml:space="preserve">Demonstrating Semantic Learning: </w:t>
      </w:r>
    </w:p>
    <w:p w14:paraId="3DF808EF" w14:textId="05164527" w:rsidR="00E67069" w:rsidRPr="00763A29" w:rsidRDefault="00E67069" w:rsidP="00763A29">
      <w:pPr>
        <w:pStyle w:val="ListParagraph"/>
        <w:spacing w:line="360" w:lineRule="auto"/>
        <w:ind w:left="1080" w:firstLine="360"/>
        <w:rPr>
          <w:sz w:val="24"/>
          <w:szCs w:val="24"/>
        </w:rPr>
      </w:pPr>
      <w:r w:rsidRPr="00763A29">
        <w:rPr>
          <w:sz w:val="24"/>
          <w:szCs w:val="24"/>
        </w:rPr>
        <w:t>By achieving high accuracy even on a small training subset, the model shows that transformer models can meaningfully capture rhetorical intent in Arabic, setting the foundation for detecting deeper forms of metaphor and simile.</w:t>
      </w:r>
    </w:p>
    <w:p w14:paraId="65CE73C0" w14:textId="77777777" w:rsidR="00E67069" w:rsidRPr="00763A29" w:rsidRDefault="00E67069" w:rsidP="00763A29">
      <w:pPr>
        <w:pStyle w:val="ListParagraph"/>
        <w:numPr>
          <w:ilvl w:val="0"/>
          <w:numId w:val="1"/>
        </w:numPr>
        <w:spacing w:line="360" w:lineRule="auto"/>
        <w:rPr>
          <w:sz w:val="24"/>
          <w:szCs w:val="24"/>
        </w:rPr>
      </w:pPr>
      <w:r w:rsidRPr="00763A29">
        <w:rPr>
          <w:sz w:val="24"/>
          <w:szCs w:val="24"/>
        </w:rPr>
        <w:lastRenderedPageBreak/>
        <w:t xml:space="preserve">Open-Source Codebase and Tools: </w:t>
      </w:r>
    </w:p>
    <w:p w14:paraId="50B32544" w14:textId="186B41F8" w:rsidR="00E67069" w:rsidRPr="00763A29" w:rsidRDefault="00E67069" w:rsidP="00763A29">
      <w:pPr>
        <w:pStyle w:val="ListParagraph"/>
        <w:spacing w:line="360" w:lineRule="auto"/>
        <w:ind w:left="1080" w:firstLine="360"/>
        <w:rPr>
          <w:sz w:val="24"/>
          <w:szCs w:val="24"/>
        </w:rPr>
      </w:pPr>
      <w:r w:rsidRPr="00763A29">
        <w:rPr>
          <w:sz w:val="24"/>
          <w:szCs w:val="24"/>
        </w:rPr>
        <w:t>The work includes clean, reusable Python code (available on GitHub) for processing, training, and evaluating Arabic poetry classification tasks—serving the community and future researchers.</w:t>
      </w:r>
    </w:p>
    <w:p w14:paraId="0D8048D1" w14:textId="77777777" w:rsidR="00EE6DE8" w:rsidRPr="00763A29" w:rsidRDefault="00EE6DE8" w:rsidP="00763A29">
      <w:pPr>
        <w:spacing w:line="360" w:lineRule="auto"/>
        <w:rPr>
          <w:sz w:val="24"/>
          <w:szCs w:val="24"/>
        </w:rPr>
      </w:pPr>
      <w:r w:rsidRPr="00763A29">
        <w:rPr>
          <w:sz w:val="24"/>
          <w:szCs w:val="24"/>
        </w:rPr>
        <w:br w:type="page"/>
      </w:r>
    </w:p>
    <w:p w14:paraId="1A84AA32" w14:textId="42D07857" w:rsidR="00EE6DE8" w:rsidRPr="00272280" w:rsidRDefault="00EE6DE8" w:rsidP="00272280">
      <w:pPr>
        <w:pStyle w:val="ListParagraph"/>
        <w:numPr>
          <w:ilvl w:val="0"/>
          <w:numId w:val="4"/>
        </w:numPr>
        <w:spacing w:line="360" w:lineRule="auto"/>
        <w:outlineLvl w:val="0"/>
        <w:rPr>
          <w:b/>
          <w:bCs/>
          <w:color w:val="FF0000"/>
          <w:sz w:val="28"/>
          <w:szCs w:val="28"/>
        </w:rPr>
      </w:pPr>
      <w:bookmarkStart w:id="516" w:name="_Toc199496452"/>
      <w:commentRangeStart w:id="517"/>
      <w:r w:rsidRPr="00272280">
        <w:rPr>
          <w:b/>
          <w:bCs/>
          <w:color w:val="FF0000"/>
          <w:sz w:val="28"/>
          <w:szCs w:val="28"/>
        </w:rPr>
        <w:lastRenderedPageBreak/>
        <w:t>References</w:t>
      </w:r>
      <w:bookmarkEnd w:id="516"/>
      <w:commentRangeEnd w:id="517"/>
      <w:r w:rsidR="00A658AA">
        <w:rPr>
          <w:rStyle w:val="CommentReference"/>
        </w:rPr>
        <w:commentReference w:id="517"/>
      </w:r>
    </w:p>
    <w:p w14:paraId="524B59E4" w14:textId="468E43AE" w:rsidR="002B55F3" w:rsidRPr="00A658AA" w:rsidRDefault="002B55F3">
      <w:pPr>
        <w:pStyle w:val="ListParagraph"/>
        <w:numPr>
          <w:ilvl w:val="0"/>
          <w:numId w:val="5"/>
        </w:numPr>
        <w:spacing w:line="360" w:lineRule="auto"/>
        <w:rPr>
          <w:sz w:val="24"/>
          <w:szCs w:val="24"/>
          <w:rPrChange w:id="518" w:author="צבי קופליק" w:date="2025-05-31T17:11:00Z">
            <w:rPr/>
          </w:rPrChange>
        </w:rPr>
        <w:pPrChange w:id="519" w:author="צבי קופליק" w:date="2025-05-31T17:12:00Z">
          <w:pPr>
            <w:spacing w:line="360" w:lineRule="auto"/>
          </w:pPr>
        </w:pPrChange>
      </w:pPr>
      <w:del w:id="520" w:author="צבי קופליק" w:date="2025-05-31T17:11:00Z">
        <w:r w:rsidRPr="00A658AA" w:rsidDel="00A658AA">
          <w:rPr>
            <w:sz w:val="24"/>
            <w:szCs w:val="24"/>
            <w:rPrChange w:id="521" w:author="צבי קופליק" w:date="2025-05-31T17:11:00Z">
              <w:rPr/>
            </w:rPrChange>
          </w:rPr>
          <w:delText xml:space="preserve">[1] </w:delText>
        </w:r>
      </w:del>
      <w:r w:rsidRPr="00A658AA">
        <w:rPr>
          <w:sz w:val="24"/>
          <w:szCs w:val="24"/>
          <w:rPrChange w:id="522" w:author="צבי קופליק" w:date="2025-05-31T17:11:00Z">
            <w:rPr/>
          </w:rPrChange>
        </w:rPr>
        <w:t>al-H</w:t>
      </w:r>
      <w:r w:rsidRPr="00A658AA">
        <w:rPr>
          <w:rFonts w:hint="eastAsia"/>
          <w:sz w:val="24"/>
          <w:szCs w:val="24"/>
          <w:rPrChange w:id="523" w:author="צבי קופליק" w:date="2025-05-31T17:11:00Z">
            <w:rPr>
              <w:rFonts w:hint="eastAsia"/>
            </w:rPr>
          </w:rPrChange>
        </w:rPr>
        <w:t>ā</w:t>
      </w:r>
      <w:r w:rsidRPr="00A658AA">
        <w:rPr>
          <w:sz w:val="24"/>
          <w:szCs w:val="24"/>
          <w:rPrChange w:id="524" w:author="צבי קופליק" w:date="2025-05-31T17:11:00Z">
            <w:rPr/>
          </w:rPrChange>
        </w:rPr>
        <w:t>shim</w:t>
      </w:r>
      <w:r w:rsidRPr="00A658AA">
        <w:rPr>
          <w:rFonts w:hint="eastAsia"/>
          <w:sz w:val="24"/>
          <w:szCs w:val="24"/>
          <w:rPrChange w:id="525" w:author="צבי קופליק" w:date="2025-05-31T17:11:00Z">
            <w:rPr>
              <w:rFonts w:hint="eastAsia"/>
            </w:rPr>
          </w:rPrChange>
        </w:rPr>
        <w:t>ī</w:t>
      </w:r>
      <w:r w:rsidRPr="00A658AA">
        <w:rPr>
          <w:sz w:val="24"/>
          <w:szCs w:val="24"/>
          <w:rPrChange w:id="526" w:author="צבי קופליק" w:date="2025-05-31T17:11:00Z">
            <w:rPr/>
          </w:rPrChange>
        </w:rPr>
        <w:t>, A. (1998). Jaw</w:t>
      </w:r>
      <w:r w:rsidRPr="00A658AA">
        <w:rPr>
          <w:rFonts w:hint="eastAsia"/>
          <w:sz w:val="24"/>
          <w:szCs w:val="24"/>
          <w:rPrChange w:id="527" w:author="צבי קופליק" w:date="2025-05-31T17:11:00Z">
            <w:rPr>
              <w:rFonts w:hint="eastAsia"/>
            </w:rPr>
          </w:rPrChange>
        </w:rPr>
        <w:t>ā</w:t>
      </w:r>
      <w:r w:rsidRPr="00A658AA">
        <w:rPr>
          <w:sz w:val="24"/>
          <w:szCs w:val="24"/>
          <w:rPrChange w:id="528" w:author="צבי קופליק" w:date="2025-05-31T17:11:00Z">
            <w:rPr/>
          </w:rPrChange>
        </w:rPr>
        <w:t>hir al-Bal</w:t>
      </w:r>
      <w:r w:rsidRPr="00A658AA">
        <w:rPr>
          <w:rFonts w:hint="eastAsia"/>
          <w:sz w:val="24"/>
          <w:szCs w:val="24"/>
          <w:rPrChange w:id="529" w:author="צבי קופליק" w:date="2025-05-31T17:11:00Z">
            <w:rPr>
              <w:rFonts w:hint="eastAsia"/>
            </w:rPr>
          </w:rPrChange>
        </w:rPr>
        <w:t>ā</w:t>
      </w:r>
      <w:r w:rsidRPr="00A658AA">
        <w:rPr>
          <w:sz w:val="24"/>
          <w:szCs w:val="24"/>
          <w:rPrChange w:id="530" w:author="צבי קופליק" w:date="2025-05-31T17:11:00Z">
            <w:rPr/>
          </w:rPrChange>
        </w:rPr>
        <w:t>ghah. Dar al-Kutub al-</w:t>
      </w:r>
      <w:r w:rsidRPr="00A658AA">
        <w:rPr>
          <w:rFonts w:ascii="Arial" w:hAnsi="Arial" w:cs="Arial"/>
          <w:sz w:val="24"/>
          <w:szCs w:val="24"/>
          <w:rPrChange w:id="531" w:author="צבי קופליק" w:date="2025-05-31T17:11:00Z">
            <w:rPr>
              <w:rFonts w:ascii="Arial" w:hAnsi="Arial" w:cs="Arial"/>
            </w:rPr>
          </w:rPrChange>
        </w:rPr>
        <w:t>ʿ</w:t>
      </w:r>
      <w:r w:rsidRPr="00A658AA">
        <w:rPr>
          <w:sz w:val="24"/>
          <w:szCs w:val="24"/>
          <w:rPrChange w:id="532" w:author="צבי קופליק" w:date="2025-05-31T17:11:00Z">
            <w:rPr/>
          </w:rPrChange>
        </w:rPr>
        <w:t>Ilmiyya.</w:t>
      </w:r>
    </w:p>
    <w:p w14:paraId="2FC45685" w14:textId="68C1E290" w:rsidR="002B55F3" w:rsidRPr="00A658AA" w:rsidRDefault="002B55F3">
      <w:pPr>
        <w:pStyle w:val="ListParagraph"/>
        <w:numPr>
          <w:ilvl w:val="0"/>
          <w:numId w:val="5"/>
        </w:numPr>
        <w:spacing w:line="360" w:lineRule="auto"/>
        <w:rPr>
          <w:sz w:val="24"/>
          <w:szCs w:val="24"/>
          <w:rPrChange w:id="533" w:author="צבי קופליק" w:date="2025-05-31T17:11:00Z">
            <w:rPr/>
          </w:rPrChange>
        </w:rPr>
        <w:pPrChange w:id="534" w:author="צבי קופליק" w:date="2025-05-31T17:12:00Z">
          <w:pPr>
            <w:spacing w:line="360" w:lineRule="auto"/>
          </w:pPr>
        </w:pPrChange>
      </w:pPr>
      <w:del w:id="535" w:author="צבי קופליק" w:date="2025-05-31T17:12:00Z">
        <w:r w:rsidRPr="00A658AA" w:rsidDel="00A658AA">
          <w:rPr>
            <w:sz w:val="24"/>
            <w:szCs w:val="24"/>
            <w:rPrChange w:id="536" w:author="צבי קופליק" w:date="2025-05-31T17:11:00Z">
              <w:rPr/>
            </w:rPrChange>
          </w:rPr>
          <w:delText xml:space="preserve">[2] </w:delText>
        </w:r>
      </w:del>
      <w:r w:rsidRPr="00A658AA">
        <w:rPr>
          <w:sz w:val="24"/>
          <w:szCs w:val="24"/>
          <w:rPrChange w:id="537" w:author="צבי קופליק" w:date="2025-05-31T17:11:00Z">
            <w:rPr/>
          </w:rPrChange>
        </w:rPr>
        <w:t>al-Jurj</w:t>
      </w:r>
      <w:r w:rsidRPr="00A658AA">
        <w:rPr>
          <w:rFonts w:hint="eastAsia"/>
          <w:sz w:val="24"/>
          <w:szCs w:val="24"/>
          <w:rPrChange w:id="538" w:author="צבי קופליק" w:date="2025-05-31T17:11:00Z">
            <w:rPr>
              <w:rFonts w:hint="eastAsia"/>
            </w:rPr>
          </w:rPrChange>
        </w:rPr>
        <w:t>ā</w:t>
      </w:r>
      <w:r w:rsidRPr="00A658AA">
        <w:rPr>
          <w:sz w:val="24"/>
          <w:szCs w:val="24"/>
          <w:rPrChange w:id="539" w:author="צבי קופליק" w:date="2025-05-31T17:11:00Z">
            <w:rPr/>
          </w:rPrChange>
        </w:rPr>
        <w:t>n</w:t>
      </w:r>
      <w:r w:rsidRPr="00A658AA">
        <w:rPr>
          <w:rFonts w:hint="eastAsia"/>
          <w:sz w:val="24"/>
          <w:szCs w:val="24"/>
          <w:rPrChange w:id="540" w:author="צבי קופליק" w:date="2025-05-31T17:11:00Z">
            <w:rPr>
              <w:rFonts w:hint="eastAsia"/>
            </w:rPr>
          </w:rPrChange>
        </w:rPr>
        <w:t>ī</w:t>
      </w:r>
      <w:r w:rsidRPr="00A658AA">
        <w:rPr>
          <w:sz w:val="24"/>
          <w:szCs w:val="24"/>
          <w:rPrChange w:id="541" w:author="צבי קופליק" w:date="2025-05-31T17:11:00Z">
            <w:rPr/>
          </w:rPrChange>
        </w:rPr>
        <w:t xml:space="preserve">, </w:t>
      </w:r>
      <w:r w:rsidRPr="00A658AA">
        <w:rPr>
          <w:rFonts w:ascii="Arial" w:hAnsi="Arial" w:cs="Arial"/>
          <w:sz w:val="24"/>
          <w:szCs w:val="24"/>
          <w:rPrChange w:id="542" w:author="צבי קופליק" w:date="2025-05-31T17:11:00Z">
            <w:rPr>
              <w:rFonts w:ascii="Arial" w:hAnsi="Arial" w:cs="Arial"/>
            </w:rPr>
          </w:rPrChange>
        </w:rPr>
        <w:t>ʿ</w:t>
      </w:r>
      <w:r w:rsidRPr="00A658AA">
        <w:rPr>
          <w:sz w:val="24"/>
          <w:szCs w:val="24"/>
          <w:rPrChange w:id="543" w:author="צבי קופליק" w:date="2025-05-31T17:11:00Z">
            <w:rPr/>
          </w:rPrChange>
        </w:rPr>
        <w:t>A. (1954). Asr</w:t>
      </w:r>
      <w:r w:rsidRPr="00A658AA">
        <w:rPr>
          <w:rFonts w:hint="eastAsia"/>
          <w:sz w:val="24"/>
          <w:szCs w:val="24"/>
          <w:rPrChange w:id="544" w:author="צבי קופליק" w:date="2025-05-31T17:11:00Z">
            <w:rPr>
              <w:rFonts w:hint="eastAsia"/>
            </w:rPr>
          </w:rPrChange>
        </w:rPr>
        <w:t>ā</w:t>
      </w:r>
      <w:r w:rsidRPr="00A658AA">
        <w:rPr>
          <w:sz w:val="24"/>
          <w:szCs w:val="24"/>
          <w:rPrChange w:id="545" w:author="צבי קופליק" w:date="2025-05-31T17:11:00Z">
            <w:rPr/>
          </w:rPrChange>
        </w:rPr>
        <w:t>r al-Bal</w:t>
      </w:r>
      <w:r w:rsidRPr="00A658AA">
        <w:rPr>
          <w:rFonts w:hint="eastAsia"/>
          <w:sz w:val="24"/>
          <w:szCs w:val="24"/>
          <w:rPrChange w:id="546" w:author="צבי קופליק" w:date="2025-05-31T17:11:00Z">
            <w:rPr>
              <w:rFonts w:hint="eastAsia"/>
            </w:rPr>
          </w:rPrChange>
        </w:rPr>
        <w:t>ā</w:t>
      </w:r>
      <w:r w:rsidRPr="00A658AA">
        <w:rPr>
          <w:sz w:val="24"/>
          <w:szCs w:val="24"/>
          <w:rPrChange w:id="547" w:author="צבי קופליק" w:date="2025-05-31T17:11:00Z">
            <w:rPr/>
          </w:rPrChange>
        </w:rPr>
        <w:t>gha. Istanbul.</w:t>
      </w:r>
    </w:p>
    <w:p w14:paraId="1A380C3A" w14:textId="711D95B6" w:rsidR="002B55F3" w:rsidRPr="00A658AA" w:rsidRDefault="002B55F3">
      <w:pPr>
        <w:pStyle w:val="ListParagraph"/>
        <w:numPr>
          <w:ilvl w:val="0"/>
          <w:numId w:val="5"/>
        </w:numPr>
        <w:spacing w:line="360" w:lineRule="auto"/>
        <w:rPr>
          <w:sz w:val="24"/>
          <w:szCs w:val="24"/>
          <w:rPrChange w:id="548" w:author="צבי קופליק" w:date="2025-05-31T17:11:00Z">
            <w:rPr/>
          </w:rPrChange>
        </w:rPr>
        <w:pPrChange w:id="549" w:author="צבי קופליק" w:date="2025-05-31T17:12:00Z">
          <w:pPr>
            <w:spacing w:line="360" w:lineRule="auto"/>
          </w:pPr>
        </w:pPrChange>
      </w:pPr>
      <w:del w:id="550" w:author="צבי קופליק" w:date="2025-05-31T17:12:00Z">
        <w:r w:rsidRPr="00A658AA" w:rsidDel="00A658AA">
          <w:rPr>
            <w:sz w:val="24"/>
            <w:szCs w:val="24"/>
            <w:rPrChange w:id="551" w:author="צבי קופליק" w:date="2025-05-31T17:11:00Z">
              <w:rPr/>
            </w:rPrChange>
          </w:rPr>
          <w:delText xml:space="preserve">[3] </w:delText>
        </w:r>
      </w:del>
      <w:r w:rsidRPr="00A658AA">
        <w:rPr>
          <w:sz w:val="24"/>
          <w:szCs w:val="24"/>
          <w:rPrChange w:id="552" w:author="צבי קופליק" w:date="2025-05-31T17:11:00Z">
            <w:rPr/>
          </w:rPrChange>
        </w:rPr>
        <w:t>al-Zubaid</w:t>
      </w:r>
      <w:r w:rsidRPr="00A658AA">
        <w:rPr>
          <w:rFonts w:hint="eastAsia"/>
          <w:sz w:val="24"/>
          <w:szCs w:val="24"/>
          <w:rPrChange w:id="553" w:author="צבי קופליק" w:date="2025-05-31T17:11:00Z">
            <w:rPr>
              <w:rFonts w:hint="eastAsia"/>
            </w:rPr>
          </w:rPrChange>
        </w:rPr>
        <w:t>ī</w:t>
      </w:r>
      <w:r w:rsidRPr="00A658AA">
        <w:rPr>
          <w:sz w:val="24"/>
          <w:szCs w:val="24"/>
          <w:rPrChange w:id="554" w:author="צבי קופליק" w:date="2025-05-31T17:11:00Z">
            <w:rPr/>
          </w:rPrChange>
        </w:rPr>
        <w:t>, M. M. (1975). T</w:t>
      </w:r>
      <w:r w:rsidRPr="00A658AA">
        <w:rPr>
          <w:rFonts w:hint="eastAsia"/>
          <w:sz w:val="24"/>
          <w:szCs w:val="24"/>
          <w:rPrChange w:id="555" w:author="צבי קופליק" w:date="2025-05-31T17:11:00Z">
            <w:rPr>
              <w:rFonts w:hint="eastAsia"/>
            </w:rPr>
          </w:rPrChange>
        </w:rPr>
        <w:t>ā</w:t>
      </w:r>
      <w:r w:rsidRPr="00A658AA">
        <w:rPr>
          <w:sz w:val="24"/>
          <w:szCs w:val="24"/>
          <w:rPrChange w:id="556" w:author="צבי קופליק" w:date="2025-05-31T17:11:00Z">
            <w:rPr/>
          </w:rPrChange>
        </w:rPr>
        <w:t>j al-</w:t>
      </w:r>
      <w:r w:rsidRPr="00A658AA">
        <w:rPr>
          <w:rFonts w:ascii="Arial" w:hAnsi="Arial" w:cs="Arial"/>
          <w:sz w:val="24"/>
          <w:szCs w:val="24"/>
          <w:rPrChange w:id="557" w:author="צבי קופליק" w:date="2025-05-31T17:11:00Z">
            <w:rPr>
              <w:rFonts w:ascii="Arial" w:hAnsi="Arial" w:cs="Arial"/>
            </w:rPr>
          </w:rPrChange>
        </w:rPr>
        <w:t>ʿ</w:t>
      </w:r>
      <w:r w:rsidRPr="00A658AA">
        <w:rPr>
          <w:sz w:val="24"/>
          <w:szCs w:val="24"/>
          <w:rPrChange w:id="558" w:author="צבי קופליק" w:date="2025-05-31T17:11:00Z">
            <w:rPr/>
          </w:rPrChange>
        </w:rPr>
        <w:t>Ar</w:t>
      </w:r>
      <w:r w:rsidRPr="00A658AA">
        <w:rPr>
          <w:rFonts w:hint="eastAsia"/>
          <w:sz w:val="24"/>
          <w:szCs w:val="24"/>
          <w:rPrChange w:id="559" w:author="צבי קופליק" w:date="2025-05-31T17:11:00Z">
            <w:rPr>
              <w:rFonts w:hint="eastAsia"/>
            </w:rPr>
          </w:rPrChange>
        </w:rPr>
        <w:t>ū</w:t>
      </w:r>
      <w:r w:rsidRPr="00A658AA">
        <w:rPr>
          <w:sz w:val="24"/>
          <w:szCs w:val="24"/>
          <w:rPrChange w:id="560" w:author="צבי קופליק" w:date="2025-05-31T17:11:00Z">
            <w:rPr/>
          </w:rPrChange>
        </w:rPr>
        <w:t>s. Kuwait.</w:t>
      </w:r>
    </w:p>
    <w:p w14:paraId="7339D3BA" w14:textId="17055A6F" w:rsidR="002B55F3" w:rsidRPr="00A658AA" w:rsidRDefault="002B55F3">
      <w:pPr>
        <w:pStyle w:val="ListParagraph"/>
        <w:numPr>
          <w:ilvl w:val="0"/>
          <w:numId w:val="5"/>
        </w:numPr>
        <w:spacing w:line="360" w:lineRule="auto"/>
        <w:rPr>
          <w:sz w:val="24"/>
          <w:szCs w:val="24"/>
          <w:rPrChange w:id="561" w:author="צבי קופליק" w:date="2025-05-31T17:11:00Z">
            <w:rPr/>
          </w:rPrChange>
        </w:rPr>
        <w:pPrChange w:id="562" w:author="צבי קופליק" w:date="2025-05-31T17:12:00Z">
          <w:pPr>
            <w:spacing w:line="360" w:lineRule="auto"/>
          </w:pPr>
        </w:pPrChange>
      </w:pPr>
      <w:del w:id="563" w:author="צבי קופליק" w:date="2025-05-31T17:12:00Z">
        <w:r w:rsidRPr="00A658AA" w:rsidDel="00A658AA">
          <w:rPr>
            <w:sz w:val="24"/>
            <w:szCs w:val="24"/>
            <w:rPrChange w:id="564" w:author="צבי קופליק" w:date="2025-05-31T17:11:00Z">
              <w:rPr/>
            </w:rPrChange>
          </w:rPr>
          <w:delText xml:space="preserve">[4] </w:delText>
        </w:r>
      </w:del>
      <w:r w:rsidRPr="00A658AA">
        <w:rPr>
          <w:sz w:val="24"/>
          <w:szCs w:val="24"/>
          <w:rPrChange w:id="565" w:author="צבי קופליק" w:date="2025-05-31T17:11:00Z">
            <w:rPr/>
          </w:rPrChange>
        </w:rPr>
        <w:t>Ali, A. &amp; Ahmad, H. (2015). Classical Arabic rhetoric. Journal of Arabic Literature.</w:t>
      </w:r>
    </w:p>
    <w:p w14:paraId="0C7C6B6D" w14:textId="436B1CC8" w:rsidR="002B55F3" w:rsidRPr="00A658AA" w:rsidRDefault="002B55F3">
      <w:pPr>
        <w:pStyle w:val="ListParagraph"/>
        <w:numPr>
          <w:ilvl w:val="0"/>
          <w:numId w:val="5"/>
        </w:numPr>
        <w:spacing w:line="360" w:lineRule="auto"/>
        <w:rPr>
          <w:sz w:val="24"/>
          <w:szCs w:val="24"/>
          <w:rPrChange w:id="566" w:author="צבי קופליק" w:date="2025-05-31T17:11:00Z">
            <w:rPr/>
          </w:rPrChange>
        </w:rPr>
        <w:pPrChange w:id="567" w:author="צבי קופליק" w:date="2025-05-31T17:12:00Z">
          <w:pPr>
            <w:spacing w:line="360" w:lineRule="auto"/>
          </w:pPr>
        </w:pPrChange>
      </w:pPr>
      <w:del w:id="568" w:author="צבי קופליק" w:date="2025-05-31T17:12:00Z">
        <w:r w:rsidRPr="00A658AA" w:rsidDel="00A658AA">
          <w:rPr>
            <w:sz w:val="24"/>
            <w:szCs w:val="24"/>
            <w:rPrChange w:id="569" w:author="צבי קופליק" w:date="2025-05-31T17:11:00Z">
              <w:rPr/>
            </w:rPrChange>
          </w:rPr>
          <w:delText xml:space="preserve">[5] </w:delText>
        </w:r>
      </w:del>
      <w:r w:rsidRPr="00A658AA">
        <w:rPr>
          <w:sz w:val="24"/>
          <w:szCs w:val="24"/>
          <w:rPrChange w:id="570" w:author="צבי קופליק" w:date="2025-05-31T17:11:00Z">
            <w:rPr/>
          </w:rPrChange>
        </w:rPr>
        <w:t>Abd Alhadi, H., Hussein, A. A., &amp; Kuflik, T. (2023). Automatic identification of rhetorical elements. Digital Humanities Quarterly.</w:t>
      </w:r>
    </w:p>
    <w:p w14:paraId="1C31FAF5" w14:textId="7F3BF0EE" w:rsidR="002B55F3" w:rsidRPr="00A658AA" w:rsidRDefault="002B55F3">
      <w:pPr>
        <w:pStyle w:val="ListParagraph"/>
        <w:numPr>
          <w:ilvl w:val="0"/>
          <w:numId w:val="5"/>
        </w:numPr>
        <w:spacing w:line="360" w:lineRule="auto"/>
        <w:rPr>
          <w:sz w:val="24"/>
          <w:szCs w:val="24"/>
          <w:rPrChange w:id="571" w:author="צבי קופליק" w:date="2025-05-31T17:11:00Z">
            <w:rPr/>
          </w:rPrChange>
        </w:rPr>
        <w:pPrChange w:id="572" w:author="צבי קופליק" w:date="2025-05-31T17:12:00Z">
          <w:pPr>
            <w:spacing w:line="360" w:lineRule="auto"/>
          </w:pPr>
        </w:pPrChange>
      </w:pPr>
      <w:del w:id="573" w:author="צבי קופליק" w:date="2025-05-31T17:12:00Z">
        <w:r w:rsidRPr="00A658AA" w:rsidDel="00A658AA">
          <w:rPr>
            <w:sz w:val="24"/>
            <w:szCs w:val="24"/>
            <w:rPrChange w:id="574" w:author="צבי קופליק" w:date="2025-05-31T17:11:00Z">
              <w:rPr/>
            </w:rPrChange>
          </w:rPr>
          <w:delText xml:space="preserve">[6] </w:delText>
        </w:r>
      </w:del>
      <w:r w:rsidRPr="00A658AA">
        <w:rPr>
          <w:sz w:val="24"/>
          <w:szCs w:val="24"/>
          <w:rPrChange w:id="575" w:author="צבי קופליק" w:date="2025-05-31T17:11:00Z">
            <w:rPr/>
          </w:rPrChange>
        </w:rPr>
        <w:t>Hussein, A. A. (2015). The Rhetorical Fabric of the Traditional Arabic Qaṣ</w:t>
      </w:r>
      <w:r w:rsidRPr="00A658AA">
        <w:rPr>
          <w:rFonts w:hint="eastAsia"/>
          <w:sz w:val="24"/>
          <w:szCs w:val="24"/>
          <w:rPrChange w:id="576" w:author="צבי קופליק" w:date="2025-05-31T17:11:00Z">
            <w:rPr>
              <w:rFonts w:hint="eastAsia"/>
            </w:rPr>
          </w:rPrChange>
        </w:rPr>
        <w:t>ī</w:t>
      </w:r>
      <w:r w:rsidRPr="00A658AA">
        <w:rPr>
          <w:sz w:val="24"/>
          <w:szCs w:val="24"/>
          <w:rPrChange w:id="577" w:author="צבי קופליק" w:date="2025-05-31T17:11:00Z">
            <w:rPr/>
          </w:rPrChange>
        </w:rPr>
        <w:t>da. Wiesbaden: Harrassowitz Verlag.</w:t>
      </w:r>
    </w:p>
    <w:p w14:paraId="447551FC" w14:textId="3996D738" w:rsidR="002B55F3" w:rsidRPr="00A658AA" w:rsidRDefault="002B55F3">
      <w:pPr>
        <w:pStyle w:val="ListParagraph"/>
        <w:numPr>
          <w:ilvl w:val="0"/>
          <w:numId w:val="5"/>
        </w:numPr>
        <w:spacing w:line="360" w:lineRule="auto"/>
        <w:rPr>
          <w:sz w:val="24"/>
          <w:szCs w:val="24"/>
          <w:rPrChange w:id="578" w:author="צבי קופליק" w:date="2025-05-31T17:11:00Z">
            <w:rPr/>
          </w:rPrChange>
        </w:rPr>
        <w:pPrChange w:id="579" w:author="צבי קופליק" w:date="2025-05-31T17:12:00Z">
          <w:pPr>
            <w:spacing w:line="360" w:lineRule="auto"/>
          </w:pPr>
        </w:pPrChange>
      </w:pPr>
      <w:del w:id="580" w:author="צבי קופליק" w:date="2025-05-31T17:12:00Z">
        <w:r w:rsidRPr="00A658AA" w:rsidDel="00A658AA">
          <w:rPr>
            <w:sz w:val="24"/>
            <w:szCs w:val="24"/>
            <w:rPrChange w:id="581" w:author="צבי קופליק" w:date="2025-05-31T17:11:00Z">
              <w:rPr/>
            </w:rPrChange>
          </w:rPr>
          <w:delText xml:space="preserve">[7] </w:delText>
        </w:r>
      </w:del>
      <w:r w:rsidRPr="00A658AA">
        <w:rPr>
          <w:sz w:val="24"/>
          <w:szCs w:val="24"/>
          <w:rPrChange w:id="582" w:author="צבי קופליק" w:date="2025-05-31T17:11:00Z">
            <w:rPr/>
          </w:rPrChange>
        </w:rPr>
        <w:t>Boudchiche, M. et al. (2017). AlKhalil Morpho Sys 2. Journal of King Saud University.</w:t>
      </w:r>
    </w:p>
    <w:p w14:paraId="63D7073D" w14:textId="6ACB4374" w:rsidR="002B55F3" w:rsidRPr="00A658AA" w:rsidRDefault="002B55F3">
      <w:pPr>
        <w:pStyle w:val="ListParagraph"/>
        <w:numPr>
          <w:ilvl w:val="0"/>
          <w:numId w:val="5"/>
        </w:numPr>
        <w:spacing w:line="360" w:lineRule="auto"/>
        <w:rPr>
          <w:sz w:val="24"/>
          <w:szCs w:val="24"/>
          <w:rPrChange w:id="583" w:author="צבי קופליק" w:date="2025-05-31T17:11:00Z">
            <w:rPr/>
          </w:rPrChange>
        </w:rPr>
        <w:pPrChange w:id="584" w:author="צבי קופליק" w:date="2025-05-31T17:12:00Z">
          <w:pPr>
            <w:spacing w:line="360" w:lineRule="auto"/>
          </w:pPr>
        </w:pPrChange>
      </w:pPr>
      <w:del w:id="585" w:author="צבי קופליק" w:date="2025-05-31T17:12:00Z">
        <w:r w:rsidRPr="00A658AA" w:rsidDel="00A658AA">
          <w:rPr>
            <w:sz w:val="24"/>
            <w:szCs w:val="24"/>
            <w:rPrChange w:id="586" w:author="צבי קופליק" w:date="2025-05-31T17:11:00Z">
              <w:rPr/>
            </w:rPrChange>
          </w:rPr>
          <w:delText xml:space="preserve">[8] </w:delText>
        </w:r>
      </w:del>
      <w:r w:rsidRPr="00A658AA">
        <w:rPr>
          <w:sz w:val="24"/>
          <w:szCs w:val="24"/>
          <w:rPrChange w:id="587" w:author="צבי קופליק" w:date="2025-05-31T17:11:00Z">
            <w:rPr/>
          </w:rPrChange>
        </w:rPr>
        <w:t>Pasha, A. et al. (2014). MADAMIRA. Proceedings of LREC.</w:t>
      </w:r>
    </w:p>
    <w:p w14:paraId="4B3D8F11" w14:textId="12E79741" w:rsidR="002B55F3" w:rsidRPr="00A658AA" w:rsidRDefault="002B55F3">
      <w:pPr>
        <w:pStyle w:val="ListParagraph"/>
        <w:numPr>
          <w:ilvl w:val="0"/>
          <w:numId w:val="5"/>
        </w:numPr>
        <w:spacing w:line="360" w:lineRule="auto"/>
        <w:rPr>
          <w:sz w:val="24"/>
          <w:szCs w:val="24"/>
          <w:rPrChange w:id="588" w:author="צבי קופליק" w:date="2025-05-31T17:11:00Z">
            <w:rPr/>
          </w:rPrChange>
        </w:rPr>
        <w:pPrChange w:id="589" w:author="צבי קופליק" w:date="2025-05-31T17:12:00Z">
          <w:pPr>
            <w:spacing w:line="360" w:lineRule="auto"/>
          </w:pPr>
        </w:pPrChange>
      </w:pPr>
      <w:del w:id="590" w:author="צבי קופליק" w:date="2025-05-31T17:12:00Z">
        <w:r w:rsidRPr="00A658AA" w:rsidDel="00A658AA">
          <w:rPr>
            <w:sz w:val="24"/>
            <w:szCs w:val="24"/>
            <w:rPrChange w:id="591" w:author="צבי קופליק" w:date="2025-05-31T17:11:00Z">
              <w:rPr/>
            </w:rPrChange>
          </w:rPr>
          <w:delText xml:space="preserve">[9] </w:delText>
        </w:r>
      </w:del>
      <w:r w:rsidRPr="00A658AA">
        <w:rPr>
          <w:sz w:val="24"/>
          <w:szCs w:val="24"/>
          <w:rPrChange w:id="592" w:author="צבי קופליק" w:date="2025-05-31T17:11:00Z">
            <w:rPr/>
          </w:rPrChange>
        </w:rPr>
        <w:t>Hussein et al. (2023). Limitations of REI. Digital Humanities Quarterly.</w:t>
      </w:r>
    </w:p>
    <w:p w14:paraId="13A66C33" w14:textId="59A2517C" w:rsidR="002B55F3" w:rsidRPr="00A658AA" w:rsidRDefault="002B55F3">
      <w:pPr>
        <w:pStyle w:val="ListParagraph"/>
        <w:numPr>
          <w:ilvl w:val="0"/>
          <w:numId w:val="5"/>
        </w:numPr>
        <w:spacing w:line="360" w:lineRule="auto"/>
        <w:rPr>
          <w:sz w:val="24"/>
          <w:szCs w:val="24"/>
          <w:rPrChange w:id="593" w:author="צבי קופליק" w:date="2025-05-31T17:11:00Z">
            <w:rPr/>
          </w:rPrChange>
        </w:rPr>
        <w:pPrChange w:id="594" w:author="צבי קופליק" w:date="2025-05-31T17:12:00Z">
          <w:pPr>
            <w:spacing w:line="360" w:lineRule="auto"/>
          </w:pPr>
        </w:pPrChange>
      </w:pPr>
      <w:del w:id="595" w:author="צבי קופליק" w:date="2025-05-31T17:12:00Z">
        <w:r w:rsidRPr="00A658AA" w:rsidDel="00A658AA">
          <w:rPr>
            <w:sz w:val="24"/>
            <w:szCs w:val="24"/>
            <w:rPrChange w:id="596" w:author="צבי קופליק" w:date="2025-05-31T17:11:00Z">
              <w:rPr/>
            </w:rPrChange>
          </w:rPr>
          <w:delText xml:space="preserve">[10] </w:delText>
        </w:r>
      </w:del>
      <w:r w:rsidRPr="00A658AA">
        <w:rPr>
          <w:sz w:val="24"/>
          <w:szCs w:val="24"/>
          <w:rPrChange w:id="597" w:author="צבי קופליק" w:date="2025-05-31T17:11:00Z">
            <w:rPr/>
          </w:rPrChange>
        </w:rPr>
        <w:t>Antoun, W. et al. (2020). AraBERT. Workshop on Open-Source Arabic Tools.</w:t>
      </w:r>
    </w:p>
    <w:p w14:paraId="72919F04" w14:textId="431CD6B7" w:rsidR="002B55F3" w:rsidRPr="00A658AA" w:rsidRDefault="002B55F3">
      <w:pPr>
        <w:pStyle w:val="ListParagraph"/>
        <w:numPr>
          <w:ilvl w:val="0"/>
          <w:numId w:val="5"/>
        </w:numPr>
        <w:spacing w:line="360" w:lineRule="auto"/>
        <w:rPr>
          <w:sz w:val="24"/>
          <w:szCs w:val="24"/>
          <w:rPrChange w:id="598" w:author="צבי קופליק" w:date="2025-05-31T17:11:00Z">
            <w:rPr/>
          </w:rPrChange>
        </w:rPr>
        <w:pPrChange w:id="599" w:author="צבי קופליק" w:date="2025-05-31T17:12:00Z">
          <w:pPr>
            <w:spacing w:line="360" w:lineRule="auto"/>
          </w:pPr>
        </w:pPrChange>
      </w:pPr>
      <w:r w:rsidRPr="00A658AA">
        <w:rPr>
          <w:sz w:val="24"/>
          <w:szCs w:val="24"/>
          <w:rPrChange w:id="600" w:author="צבי קופליק" w:date="2025-05-31T17:11:00Z">
            <w:rPr/>
          </w:rPrChange>
        </w:rPr>
        <w:t>[</w:t>
      </w:r>
      <w:del w:id="601" w:author="צבי קופליק" w:date="2025-05-31T17:12:00Z">
        <w:r w:rsidRPr="00A658AA" w:rsidDel="00A658AA">
          <w:rPr>
            <w:sz w:val="24"/>
            <w:szCs w:val="24"/>
            <w:rPrChange w:id="602" w:author="צבי קופליק" w:date="2025-05-31T17:11:00Z">
              <w:rPr/>
            </w:rPrChange>
          </w:rPr>
          <w:delText xml:space="preserve">11] </w:delText>
        </w:r>
      </w:del>
      <w:r w:rsidRPr="00A658AA">
        <w:rPr>
          <w:sz w:val="24"/>
          <w:szCs w:val="24"/>
          <w:rPrChange w:id="603" w:author="צבי קופליק" w:date="2025-05-31T17:11:00Z">
            <w:rPr/>
          </w:rPrChange>
        </w:rPr>
        <w:t>Su, Y. et al. (2020). DeepMet. ACL.</w:t>
      </w:r>
    </w:p>
    <w:p w14:paraId="578E4906" w14:textId="44660E0F" w:rsidR="002B55F3" w:rsidRPr="00A658AA" w:rsidRDefault="002B55F3">
      <w:pPr>
        <w:pStyle w:val="ListParagraph"/>
        <w:numPr>
          <w:ilvl w:val="0"/>
          <w:numId w:val="5"/>
        </w:numPr>
        <w:spacing w:line="360" w:lineRule="auto"/>
        <w:rPr>
          <w:sz w:val="24"/>
          <w:szCs w:val="24"/>
          <w:rPrChange w:id="604" w:author="צבי קופליק" w:date="2025-05-31T17:11:00Z">
            <w:rPr/>
          </w:rPrChange>
        </w:rPr>
        <w:pPrChange w:id="605" w:author="צבי קופליק" w:date="2025-05-31T17:12:00Z">
          <w:pPr>
            <w:spacing w:line="360" w:lineRule="auto"/>
          </w:pPr>
        </w:pPrChange>
      </w:pPr>
      <w:del w:id="606" w:author="צבי קופליק" w:date="2025-05-31T17:12:00Z">
        <w:r w:rsidRPr="00A658AA" w:rsidDel="00A658AA">
          <w:rPr>
            <w:sz w:val="24"/>
            <w:szCs w:val="24"/>
            <w:rPrChange w:id="607" w:author="צבי קופליק" w:date="2025-05-31T17:11:00Z">
              <w:rPr/>
            </w:rPrChange>
          </w:rPr>
          <w:delText xml:space="preserve">[12] </w:delText>
        </w:r>
      </w:del>
      <w:r w:rsidRPr="00A658AA">
        <w:rPr>
          <w:sz w:val="24"/>
          <w:szCs w:val="24"/>
          <w:rPrChange w:id="608" w:author="צבי קופליק" w:date="2025-05-31T17:11:00Z">
            <w:rPr/>
          </w:rPrChange>
        </w:rPr>
        <w:t>Leong, C. et al. (2020). MelBERT. EMNLP.</w:t>
      </w:r>
    </w:p>
    <w:p w14:paraId="141F356A" w14:textId="1A363EA7" w:rsidR="006C566F" w:rsidRPr="00A658AA" w:rsidRDefault="006C566F">
      <w:pPr>
        <w:pStyle w:val="ListParagraph"/>
        <w:numPr>
          <w:ilvl w:val="0"/>
          <w:numId w:val="5"/>
        </w:numPr>
        <w:spacing w:line="360" w:lineRule="auto"/>
        <w:rPr>
          <w:sz w:val="24"/>
          <w:szCs w:val="24"/>
          <w:rPrChange w:id="609" w:author="צבי קופליק" w:date="2025-05-31T17:11:00Z">
            <w:rPr/>
          </w:rPrChange>
        </w:rPr>
        <w:pPrChange w:id="610" w:author="צבי קופליק" w:date="2025-05-31T17:12:00Z">
          <w:pPr>
            <w:spacing w:line="360" w:lineRule="auto"/>
          </w:pPr>
        </w:pPrChange>
      </w:pPr>
      <w:del w:id="611" w:author="צבי קופליק" w:date="2025-05-31T17:12:00Z">
        <w:r w:rsidRPr="00A658AA" w:rsidDel="00A658AA">
          <w:rPr>
            <w:sz w:val="24"/>
            <w:szCs w:val="24"/>
            <w:rPrChange w:id="612" w:author="צבי קופליק" w:date="2025-05-31T17:11:00Z">
              <w:rPr/>
            </w:rPrChange>
          </w:rPr>
          <w:delText xml:space="preserve">[13] </w:delText>
        </w:r>
      </w:del>
      <w:r w:rsidRPr="00A658AA">
        <w:rPr>
          <w:sz w:val="24"/>
          <w:szCs w:val="24"/>
          <w:rPrChange w:id="613" w:author="צבי קופליק" w:date="2025-05-31T17:11:00Z">
            <w:rPr/>
          </w:rPrChange>
        </w:rPr>
        <w:t>Buckwalter, T. (2002). Buckwalter Arabic Morphological Analyzer Version 1.0. Linguistic Data Consortium, University of Pennsylvania.</w:t>
      </w:r>
    </w:p>
    <w:p w14:paraId="0BF442B0" w14:textId="5B5454AC" w:rsidR="006C566F" w:rsidRPr="00A658AA" w:rsidRDefault="006C566F">
      <w:pPr>
        <w:pStyle w:val="ListParagraph"/>
        <w:numPr>
          <w:ilvl w:val="0"/>
          <w:numId w:val="5"/>
        </w:numPr>
        <w:spacing w:line="360" w:lineRule="auto"/>
        <w:rPr>
          <w:sz w:val="24"/>
          <w:szCs w:val="24"/>
          <w:rPrChange w:id="614" w:author="צבי קופליק" w:date="2025-05-31T17:11:00Z">
            <w:rPr/>
          </w:rPrChange>
        </w:rPr>
        <w:pPrChange w:id="615" w:author="צבי קופליק" w:date="2025-05-31T17:12:00Z">
          <w:pPr>
            <w:spacing w:line="360" w:lineRule="auto"/>
          </w:pPr>
        </w:pPrChange>
      </w:pPr>
      <w:del w:id="616" w:author="faisal omari" w:date="2025-06-04T09:25:00Z" w16du:dateUtc="2025-06-04T06:25:00Z">
        <w:r w:rsidRPr="00A658AA" w:rsidDel="00120A93">
          <w:rPr>
            <w:sz w:val="24"/>
            <w:szCs w:val="24"/>
            <w:rPrChange w:id="617" w:author="צבי קופליק" w:date="2025-05-31T17:11:00Z">
              <w:rPr/>
            </w:rPrChange>
          </w:rPr>
          <w:delText xml:space="preserve">[14] </w:delText>
        </w:r>
      </w:del>
      <w:r w:rsidRPr="00A658AA">
        <w:rPr>
          <w:sz w:val="24"/>
          <w:szCs w:val="24"/>
          <w:rPrChange w:id="618" w:author="צבי קופליק" w:date="2025-05-31T17:11:00Z">
            <w:rPr/>
          </w:rPrChange>
        </w:rPr>
        <w:t>Maamouri, M., Bies, A., Buckwalter, T., &amp; Mekki, W. (2010). Standard Arabic Morphological Analyzer (SAMA) Version 3.1 (LDC2010L01). Linguistic Data Consortium.</w:t>
      </w:r>
    </w:p>
    <w:p w14:paraId="594620A7" w14:textId="45CDC168" w:rsidR="006C566F" w:rsidRPr="00A658AA" w:rsidRDefault="006C566F">
      <w:pPr>
        <w:pStyle w:val="ListParagraph"/>
        <w:numPr>
          <w:ilvl w:val="0"/>
          <w:numId w:val="5"/>
        </w:numPr>
        <w:spacing w:line="360" w:lineRule="auto"/>
        <w:rPr>
          <w:sz w:val="24"/>
          <w:szCs w:val="24"/>
          <w:rPrChange w:id="619" w:author="צבי קופליק" w:date="2025-05-31T17:11:00Z">
            <w:rPr/>
          </w:rPrChange>
        </w:rPr>
        <w:pPrChange w:id="620" w:author="צבי קופליק" w:date="2025-05-31T17:12:00Z">
          <w:pPr>
            <w:spacing w:line="360" w:lineRule="auto"/>
          </w:pPr>
        </w:pPrChange>
      </w:pPr>
      <w:del w:id="621" w:author="faisal omari" w:date="2025-06-04T09:25:00Z" w16du:dateUtc="2025-06-04T06:25:00Z">
        <w:r w:rsidRPr="00A658AA" w:rsidDel="00120A93">
          <w:rPr>
            <w:sz w:val="24"/>
            <w:szCs w:val="24"/>
            <w:rPrChange w:id="622" w:author="צבי קופליק" w:date="2025-05-31T17:11:00Z">
              <w:rPr/>
            </w:rPrChange>
          </w:rPr>
          <w:delText xml:space="preserve">[15] </w:delText>
        </w:r>
      </w:del>
      <w:r w:rsidRPr="00A658AA">
        <w:rPr>
          <w:sz w:val="24"/>
          <w:szCs w:val="24"/>
          <w:rPrChange w:id="623" w:author="צבי קופליק" w:date="2025-05-31T17:11:00Z">
            <w:rPr/>
          </w:rPrChange>
        </w:rPr>
        <w:t>Abdelali, A., Darwish, K., Durrani, N., &amp; Mubarak, H. (2016). Farasa: A fast and furious segmenter for Arabic. In Proceedings of the 2016 Conference of the North American Chapter of the Association for Computational Linguistics: Demonstrations (pp. 11</w:t>
      </w:r>
      <w:r w:rsidRPr="00A658AA">
        <w:rPr>
          <w:rFonts w:hint="eastAsia"/>
          <w:sz w:val="24"/>
          <w:szCs w:val="24"/>
          <w:rPrChange w:id="624" w:author="צבי קופליק" w:date="2025-05-31T17:11:00Z">
            <w:rPr>
              <w:rFonts w:hint="eastAsia"/>
            </w:rPr>
          </w:rPrChange>
        </w:rPr>
        <w:t>–</w:t>
      </w:r>
      <w:r w:rsidRPr="00A658AA">
        <w:rPr>
          <w:sz w:val="24"/>
          <w:szCs w:val="24"/>
          <w:rPrChange w:id="625" w:author="צבי קופליק" w:date="2025-05-31T17:11:00Z">
            <w:rPr/>
          </w:rPrChange>
        </w:rPr>
        <w:t>16). Association for Computational Linguistics.</w:t>
      </w:r>
    </w:p>
    <w:p w14:paraId="49C2D3FC" w14:textId="4F549A66" w:rsidR="002B55F3" w:rsidRDefault="006C566F">
      <w:pPr>
        <w:pStyle w:val="ListParagraph"/>
        <w:numPr>
          <w:ilvl w:val="0"/>
          <w:numId w:val="5"/>
        </w:numPr>
        <w:spacing w:line="360" w:lineRule="auto"/>
        <w:rPr>
          <w:ins w:id="626" w:author="faisal omari" w:date="2025-06-04T09:24:00Z" w16du:dateUtc="2025-06-04T06:24:00Z"/>
          <w:sz w:val="24"/>
          <w:szCs w:val="24"/>
        </w:rPr>
      </w:pPr>
      <w:del w:id="627" w:author="faisal omari" w:date="2025-06-04T09:25:00Z" w16du:dateUtc="2025-06-04T06:25:00Z">
        <w:r w:rsidRPr="00A658AA" w:rsidDel="00120A93">
          <w:rPr>
            <w:sz w:val="24"/>
            <w:szCs w:val="24"/>
            <w:rPrChange w:id="628" w:author="צבי קופליק" w:date="2025-05-31T17:11:00Z">
              <w:rPr/>
            </w:rPrChange>
          </w:rPr>
          <w:delText xml:space="preserve">[16] </w:delText>
        </w:r>
      </w:del>
      <w:r w:rsidRPr="00A658AA">
        <w:rPr>
          <w:sz w:val="24"/>
          <w:szCs w:val="24"/>
          <w:rPrChange w:id="629" w:author="צבי קופליק" w:date="2025-05-31T17:11:00Z">
            <w:rPr/>
          </w:rPrChange>
        </w:rPr>
        <w:t>Diab, M. (2009). Second generation AMIRA tools for Arabic processing: Fast and robust tokenization, POS tagging, and base phrase chunking. In Proceedings of the 2nd International Conference on Arabic Language Resources and Tools (MEDAR), Cairo, Egypt.</w:t>
      </w:r>
    </w:p>
    <w:p w14:paraId="22A46310" w14:textId="2590D1DF" w:rsidR="00120A93" w:rsidRDefault="00120A93">
      <w:pPr>
        <w:pStyle w:val="ListParagraph"/>
        <w:numPr>
          <w:ilvl w:val="0"/>
          <w:numId w:val="5"/>
        </w:numPr>
        <w:spacing w:line="360" w:lineRule="auto"/>
        <w:rPr>
          <w:ins w:id="630" w:author="faisal omari" w:date="2025-06-04T09:35:00Z" w16du:dateUtc="2025-06-04T06:35:00Z"/>
          <w:sz w:val="24"/>
          <w:szCs w:val="24"/>
        </w:rPr>
      </w:pPr>
      <w:ins w:id="631" w:author="faisal omari" w:date="2025-06-04T09:25:00Z" w16du:dateUtc="2025-06-04T06:25:00Z">
        <w:r w:rsidRPr="00120A93">
          <w:rPr>
            <w:sz w:val="24"/>
            <w:szCs w:val="24"/>
          </w:rPr>
          <w:lastRenderedPageBreak/>
          <w:t>Belinkov, Y., &amp; Glass, J. (2019). Analysis methods in neural language processing: A survey. Transactions of the Association for Computational Linguistics, 7, 49-72.</w:t>
        </w:r>
      </w:ins>
    </w:p>
    <w:p w14:paraId="61C2FEFA" w14:textId="61BE8351" w:rsidR="00CF739D" w:rsidRDefault="00CF739D">
      <w:pPr>
        <w:pStyle w:val="ListParagraph"/>
        <w:numPr>
          <w:ilvl w:val="0"/>
          <w:numId w:val="5"/>
        </w:numPr>
        <w:spacing w:line="360" w:lineRule="auto"/>
        <w:rPr>
          <w:ins w:id="632" w:author="faisal omari" w:date="2025-06-04T10:13:00Z" w16du:dateUtc="2025-06-04T07:13:00Z"/>
          <w:sz w:val="24"/>
          <w:szCs w:val="24"/>
        </w:rPr>
      </w:pPr>
      <w:ins w:id="633" w:author="faisal omari" w:date="2025-06-04T09:35:00Z" w16du:dateUtc="2025-06-04T06:35:00Z">
        <w:r w:rsidRPr="00CF739D">
          <w:rPr>
            <w:sz w:val="24"/>
            <w:szCs w:val="24"/>
          </w:rPr>
          <w:t>Abdul-Raof, H. (2006). Arabic rhetoric: A pragmatic analysis. Routledge.</w:t>
        </w:r>
      </w:ins>
    </w:p>
    <w:p w14:paraId="7466C721" w14:textId="0734279D" w:rsidR="00180FC0" w:rsidRDefault="00180FC0">
      <w:pPr>
        <w:pStyle w:val="ListParagraph"/>
        <w:numPr>
          <w:ilvl w:val="0"/>
          <w:numId w:val="5"/>
        </w:numPr>
        <w:spacing w:line="360" w:lineRule="auto"/>
        <w:rPr>
          <w:ins w:id="634" w:author="faisal omari" w:date="2025-06-04T10:16:00Z" w16du:dateUtc="2025-06-04T07:16:00Z"/>
          <w:sz w:val="24"/>
          <w:szCs w:val="24"/>
        </w:rPr>
      </w:pPr>
      <w:ins w:id="635" w:author="faisal omari" w:date="2025-06-04T10:13:00Z" w16du:dateUtc="2025-06-04T07:13:00Z">
        <w:r w:rsidRPr="00180FC0">
          <w:rPr>
            <w:sz w:val="24"/>
            <w:szCs w:val="24"/>
          </w:rPr>
          <w:t>Ibrahim, A., &amp; Elghazaly, T. (2013, November). Improve the automatic summarization of Arabic text depending on Rhetorical Structure Theory. In 2013 12th Mexican International Conference on Artificial Intelligence (pp. 223-227). IEEE.</w:t>
        </w:r>
      </w:ins>
    </w:p>
    <w:p w14:paraId="3159535F" w14:textId="1D81632B" w:rsidR="0053262C" w:rsidRPr="00A658AA" w:rsidRDefault="0053262C">
      <w:pPr>
        <w:pStyle w:val="ListParagraph"/>
        <w:numPr>
          <w:ilvl w:val="0"/>
          <w:numId w:val="5"/>
        </w:numPr>
        <w:spacing w:line="360" w:lineRule="auto"/>
        <w:rPr>
          <w:sz w:val="24"/>
          <w:szCs w:val="24"/>
          <w:rPrChange w:id="636" w:author="צבי קופליק" w:date="2025-05-31T17:11:00Z">
            <w:rPr/>
          </w:rPrChange>
        </w:rPr>
        <w:pPrChange w:id="637" w:author="צבי קופליק" w:date="2025-05-31T17:12:00Z">
          <w:pPr>
            <w:spacing w:line="360" w:lineRule="auto"/>
          </w:pPr>
        </w:pPrChange>
      </w:pPr>
      <w:ins w:id="638" w:author="faisal omari" w:date="2025-06-04T10:16:00Z" w16du:dateUtc="2025-06-04T07:16:00Z">
        <w:r w:rsidRPr="0053262C">
          <w:rPr>
            <w:sz w:val="24"/>
            <w:szCs w:val="24"/>
          </w:rPr>
          <w:t>Khan, R. S., &amp; Rahman, A. (2025, April). Computationally Distinguishing Quran and Pre-Islamic Arabic Poetry. In 2025 Eighth International Women in Data Science Conference at Prince Sultan University (WiDS PSU) (pp. 1-6). IEEE.</w:t>
        </w:r>
      </w:ins>
    </w:p>
    <w:sectPr w:rsidR="0053262C" w:rsidRPr="00A658AA" w:rsidSect="00165C60">
      <w:headerReference w:type="default" r:id="rId15"/>
      <w:footerReference w:type="default" r:id="rId16"/>
      <w:pgSz w:w="12240" w:h="15840"/>
      <w:pgMar w:top="1440" w:right="1440" w:bottom="1440" w:left="1440"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צבי קופליק" w:date="2025-05-31T17:20:00Z" w:initials="צק">
    <w:p w14:paraId="6E3FD33C" w14:textId="72D56570" w:rsidR="006C3961" w:rsidRPr="006C3961" w:rsidRDefault="006C3961">
      <w:pPr>
        <w:pStyle w:val="CommentText"/>
        <w:rPr>
          <w:lang w:val="en-US"/>
        </w:rPr>
      </w:pPr>
      <w:r>
        <w:rPr>
          <w:rStyle w:val="CommentReference"/>
        </w:rPr>
        <w:annotationRef/>
      </w:r>
      <w:r>
        <w:rPr>
          <w:lang w:val="en-US"/>
        </w:rPr>
        <w:t>Nice. Ali?</w:t>
      </w:r>
    </w:p>
  </w:comment>
  <w:comment w:id="32" w:author="עלי חוסיין" w:date="2025-06-02T14:22:00Z" w:initials="עח">
    <w:p w14:paraId="2518A5F0" w14:textId="77777777" w:rsidR="005857B1" w:rsidRDefault="005857B1">
      <w:pPr>
        <w:pStyle w:val="CommentText"/>
        <w:rPr>
          <w:rtl/>
          <w:lang w:val="en-US" w:bidi="ar-AE"/>
        </w:rPr>
      </w:pPr>
      <w:r>
        <w:rPr>
          <w:rStyle w:val="CommentReference"/>
        </w:rPr>
        <w:annotationRef/>
      </w:r>
      <w:r>
        <w:rPr>
          <w:lang w:val="en-US"/>
        </w:rPr>
        <w:t xml:space="preserve">There is no simile in this phrase. Maybe </w:t>
      </w:r>
      <w:r>
        <w:rPr>
          <w:rFonts w:hint="cs"/>
          <w:rtl/>
          <w:lang w:val="en-US" w:bidi="ar-AE"/>
        </w:rPr>
        <w:t xml:space="preserve">سيوفهم نجوم في الليل؟ </w:t>
      </w:r>
    </w:p>
    <w:p w14:paraId="6B2173E1" w14:textId="52945C44" w:rsidR="005857B1" w:rsidRPr="005857B1" w:rsidRDefault="005857B1">
      <w:pPr>
        <w:pStyle w:val="CommentText"/>
        <w:rPr>
          <w:lang w:val="en-US" w:bidi="ar-AE"/>
        </w:rPr>
      </w:pPr>
      <w:r>
        <w:rPr>
          <w:rFonts w:hint="cs"/>
          <w:rtl/>
          <w:lang w:val="en-US" w:bidi="ar-AE"/>
        </w:rPr>
        <w:t>)</w:t>
      </w:r>
      <w:r>
        <w:rPr>
          <w:lang w:val="en-US" w:bidi="ar-AE"/>
        </w:rPr>
        <w:t xml:space="preserve">there swords are stars in the night)? </w:t>
      </w:r>
    </w:p>
  </w:comment>
  <w:comment w:id="52" w:author="עלי חוסיין" w:date="2025-06-02T14:25:00Z" w:initials="עח">
    <w:p w14:paraId="66EA34A4" w14:textId="56AFE604" w:rsidR="00A15F5B" w:rsidRPr="00A15F5B" w:rsidRDefault="00A15F5B">
      <w:pPr>
        <w:pStyle w:val="CommentText"/>
        <w:rPr>
          <w:lang w:val="en-US"/>
        </w:rPr>
      </w:pPr>
      <w:r>
        <w:rPr>
          <w:rStyle w:val="CommentReference"/>
        </w:rPr>
        <w:annotationRef/>
      </w:r>
      <w:r>
        <w:rPr>
          <w:lang w:val="en-US"/>
        </w:rPr>
        <w:t xml:space="preserve">Do you mean with and without the </w:t>
      </w:r>
      <w:r>
        <w:rPr>
          <w:i/>
          <w:iCs/>
          <w:lang w:val="en-US"/>
        </w:rPr>
        <w:t xml:space="preserve">tashbih </w:t>
      </w:r>
      <w:r>
        <w:rPr>
          <w:lang w:val="en-US"/>
        </w:rPr>
        <w:t>word?</w:t>
      </w:r>
    </w:p>
  </w:comment>
  <w:comment w:id="72" w:author="עלי חוסיין" w:date="2025-06-02T14:26:00Z" w:initials="עח">
    <w:p w14:paraId="12AE3216" w14:textId="3C6503BE" w:rsidR="000D2041" w:rsidRPr="000D2041" w:rsidRDefault="000D2041">
      <w:pPr>
        <w:pStyle w:val="CommentText"/>
        <w:rPr>
          <w:i/>
          <w:iCs/>
          <w:lang w:val="en-US"/>
        </w:rPr>
      </w:pPr>
      <w:r>
        <w:rPr>
          <w:rStyle w:val="CommentReference"/>
        </w:rPr>
        <w:annotationRef/>
      </w:r>
      <w:r>
        <w:rPr>
          <w:lang w:val="en-US"/>
        </w:rPr>
        <w:t>Do you want to mention the number of the explicit similes that you have?</w:t>
      </w:r>
    </w:p>
  </w:comment>
  <w:comment w:id="88" w:author="עלי חוסיין" w:date="2025-06-02T14:27:00Z" w:initials="עח">
    <w:p w14:paraId="4E147A92" w14:textId="78046B71" w:rsidR="005C22AC" w:rsidRPr="005C22AC" w:rsidRDefault="005C22AC">
      <w:pPr>
        <w:pStyle w:val="CommentText"/>
        <w:rPr>
          <w:lang w:val="en-US"/>
        </w:rPr>
      </w:pPr>
      <w:r>
        <w:rPr>
          <w:rStyle w:val="CommentReference"/>
        </w:rPr>
        <w:annotationRef/>
      </w:r>
      <w:r>
        <w:rPr>
          <w:lang w:val="en-US"/>
        </w:rPr>
        <w:t>We can also think of developing the same algorithm, in the future, to match other languages beyond Arabic.</w:t>
      </w:r>
    </w:p>
  </w:comment>
  <w:comment w:id="93" w:author="צבי קופליק" w:date="2025-06-01T09:02:00Z" w:initials="צק">
    <w:p w14:paraId="3FE52CD2" w14:textId="7D706B20" w:rsidR="006A5847" w:rsidRPr="006A5847" w:rsidRDefault="006A5847">
      <w:pPr>
        <w:pStyle w:val="CommentText"/>
        <w:rPr>
          <w:lang w:val="en-US"/>
        </w:rPr>
      </w:pPr>
      <w:r>
        <w:rPr>
          <w:rStyle w:val="CommentReference"/>
        </w:rPr>
        <w:annotationRef/>
      </w:r>
      <w:r>
        <w:rPr>
          <w:lang w:val="en-US"/>
        </w:rPr>
        <w:t>Ali, please check/comments on the language aspects</w:t>
      </w:r>
    </w:p>
  </w:comment>
  <w:comment w:id="100" w:author="צבי קופליק" w:date="2025-06-01T09:00:00Z" w:initials="צק">
    <w:p w14:paraId="345C115E" w14:textId="21D3C9FC" w:rsidR="006A5847" w:rsidRPr="006A5847" w:rsidRDefault="006A5847">
      <w:pPr>
        <w:pStyle w:val="CommentText"/>
        <w:rPr>
          <w:lang w:val="en-US"/>
        </w:rPr>
      </w:pPr>
      <w:r>
        <w:rPr>
          <w:rStyle w:val="CommentReference"/>
        </w:rPr>
        <w:annotationRef/>
      </w:r>
      <w:r>
        <w:rPr>
          <w:lang w:val="en-US"/>
        </w:rPr>
        <w:t>A short paragraph about NLP in general – what it is, what it is used for etc (1/4-1/2 page)</w:t>
      </w:r>
    </w:p>
  </w:comment>
  <w:comment w:id="136" w:author="עלי חוסיין" w:date="2025-06-03T06:47:00Z" w:initials="עח">
    <w:p w14:paraId="39630F85" w14:textId="0FABDA8A" w:rsidR="0046545D" w:rsidRPr="0046545D" w:rsidRDefault="0046545D">
      <w:pPr>
        <w:pStyle w:val="CommentText"/>
        <w:rPr>
          <w:lang w:val="en-US"/>
        </w:rPr>
      </w:pPr>
      <w:r>
        <w:rPr>
          <w:rStyle w:val="CommentReference"/>
        </w:rPr>
        <w:annotationRef/>
      </w:r>
      <w:r w:rsidR="00DD56C4">
        <w:t>You previously used the term 'simile word.' Please be consistent in your terminology; I prefer the term 'simile particle</w:t>
      </w:r>
      <w:r w:rsidR="00DD56C4">
        <w:rPr>
          <w:lang w:val="en-US"/>
        </w:rPr>
        <w:t>’.</w:t>
      </w:r>
      <w:r>
        <w:rPr>
          <w:lang w:val="en-US"/>
        </w:rPr>
        <w:t xml:space="preserve"> </w:t>
      </w:r>
    </w:p>
  </w:comment>
  <w:comment w:id="166" w:author="צבי קופליק" w:date="2025-06-01T09:04:00Z" w:initials="צק">
    <w:p w14:paraId="74E3BFCE" w14:textId="38969009" w:rsidR="006A5847" w:rsidRPr="006A5847" w:rsidRDefault="006A5847">
      <w:pPr>
        <w:pStyle w:val="CommentText"/>
        <w:rPr>
          <w:lang w:val="en-US"/>
        </w:rPr>
      </w:pPr>
      <w:r>
        <w:rPr>
          <w:rStyle w:val="CommentReference"/>
        </w:rPr>
        <w:annotationRef/>
      </w:r>
      <w:r>
        <w:rPr>
          <w:lang w:val="en-US"/>
        </w:rPr>
        <w:t>You need to search google scholar for related studies, this is not enough.</w:t>
      </w:r>
    </w:p>
  </w:comment>
  <w:comment w:id="167" w:author="צבי קופליק" w:date="2025-06-01T09:18:00Z" w:initials="צק">
    <w:p w14:paraId="407E5F61" w14:textId="77777777" w:rsidR="00E8022F" w:rsidRDefault="00E8022F">
      <w:pPr>
        <w:pStyle w:val="CommentText"/>
        <w:rPr>
          <w:noProof/>
          <w:lang w:val="en-US"/>
        </w:rPr>
      </w:pPr>
      <w:r>
        <w:rPr>
          <w:rStyle w:val="CommentReference"/>
        </w:rPr>
        <w:annotationRef/>
      </w:r>
      <w:r>
        <w:rPr>
          <w:lang w:val="en-US"/>
        </w:rPr>
        <w:t>s</w:t>
      </w:r>
      <w:r w:rsidR="00956F8F">
        <w:rPr>
          <w:noProof/>
          <w:lang w:val="en-US"/>
        </w:rPr>
        <w:t xml:space="preserve">hould be after the "advances in arabic NLP" and extended with real related work - search google scholar for automatic identification of rhetoric elements in Aarabic - see </w:t>
      </w:r>
      <w:r w:rsidR="00621B81" w:rsidRPr="00621B81">
        <w:rPr>
          <w:noProof/>
          <w:lang w:val="en-US"/>
        </w:rPr>
        <w:t>https://scholar.google.com/scholar?hl=en&amp;as_sdt=0%2C5&amp;q=automatic+identification+of+rhetoric+elements+in+Aarabic&amp;btnG=</w:t>
      </w:r>
    </w:p>
    <w:p w14:paraId="561FFDDA" w14:textId="6F80EFDA" w:rsidR="00621B81" w:rsidRPr="00E8022F" w:rsidRDefault="00621B81">
      <w:pPr>
        <w:pStyle w:val="CommentText"/>
        <w:rPr>
          <w:lang w:val="en-US"/>
        </w:rPr>
      </w:pPr>
    </w:p>
  </w:comment>
  <w:comment w:id="199" w:author="צבי קופליק" w:date="2025-06-01T09:05:00Z" w:initials="צק">
    <w:p w14:paraId="10EC03F7" w14:textId="3FF5DDBD" w:rsidR="006A5847" w:rsidRPr="00A76081" w:rsidRDefault="006A5847">
      <w:pPr>
        <w:pStyle w:val="CommentText"/>
        <w:rPr>
          <w:lang w:val="en-US"/>
        </w:rPr>
      </w:pPr>
      <w:r>
        <w:rPr>
          <w:rStyle w:val="CommentReference"/>
        </w:rPr>
        <w:annotationRef/>
      </w:r>
      <w:r w:rsidR="00956F8F">
        <w:rPr>
          <w:noProof/>
          <w:lang w:val="en-US"/>
        </w:rPr>
        <w:t>remove the bullets, create one homogenuios description</w:t>
      </w:r>
    </w:p>
  </w:comment>
  <w:comment w:id="203" w:author="צבי קופליק" w:date="2025-06-01T09:17:00Z" w:initials="צק">
    <w:p w14:paraId="68398B14" w14:textId="7B310A62" w:rsidR="00E8022F" w:rsidRPr="00A76081" w:rsidRDefault="00E8022F">
      <w:pPr>
        <w:pStyle w:val="CommentText"/>
        <w:rPr>
          <w:lang w:val="en-US"/>
        </w:rPr>
      </w:pPr>
      <w:r>
        <w:rPr>
          <w:rStyle w:val="CommentReference"/>
        </w:rPr>
        <w:annotationRef/>
      </w:r>
      <w:r w:rsidR="00956F8F">
        <w:rPr>
          <w:noProof/>
          <w:lang w:val="en-US"/>
        </w:rPr>
        <w:t>why it is relevant?</w:t>
      </w:r>
    </w:p>
  </w:comment>
  <w:comment w:id="206" w:author="צבי קופליק" w:date="2025-06-01T09:04:00Z" w:initials="צק">
    <w:p w14:paraId="48BD36E2" w14:textId="77777777" w:rsidR="00735F93" w:rsidRPr="006A5847" w:rsidRDefault="00735F93" w:rsidP="00735F93">
      <w:pPr>
        <w:pStyle w:val="CommentText"/>
        <w:rPr>
          <w:lang w:val="en-US"/>
        </w:rPr>
      </w:pPr>
      <w:r>
        <w:rPr>
          <w:rStyle w:val="CommentReference"/>
        </w:rPr>
        <w:annotationRef/>
      </w:r>
      <w:r>
        <w:rPr>
          <w:lang w:val="en-US"/>
        </w:rPr>
        <w:t>You need to search google scholar for related studies, this is not enough.</w:t>
      </w:r>
    </w:p>
  </w:comment>
  <w:comment w:id="207" w:author="צבי קופליק" w:date="2025-06-01T09:18:00Z" w:initials="צק">
    <w:p w14:paraId="1DEF5E56" w14:textId="77777777" w:rsidR="00735F93" w:rsidRDefault="00735F93" w:rsidP="00735F93">
      <w:pPr>
        <w:pStyle w:val="CommentText"/>
        <w:rPr>
          <w:noProof/>
          <w:lang w:val="en-US"/>
        </w:rPr>
      </w:pPr>
      <w:r>
        <w:rPr>
          <w:rStyle w:val="CommentReference"/>
        </w:rPr>
        <w:annotationRef/>
      </w:r>
      <w:r>
        <w:rPr>
          <w:lang w:val="en-US"/>
        </w:rPr>
        <w:t>s</w:t>
      </w:r>
      <w:r>
        <w:rPr>
          <w:noProof/>
          <w:lang w:val="en-US"/>
        </w:rPr>
        <w:t xml:space="preserve">hould be after the "advances in arabic NLP" and extended with real related work - search google scholar for automatic identification of rhetoric elements in Aarabic - see </w:t>
      </w:r>
      <w:r w:rsidRPr="00621B81">
        <w:rPr>
          <w:noProof/>
          <w:lang w:val="en-US"/>
        </w:rPr>
        <w:t>https://scholar.google.com/scholar?hl=en&amp;as_sdt=0%2C5&amp;q=automatic+identification+of+rhetoric+elements+in+Aarabic&amp;btnG=</w:t>
      </w:r>
    </w:p>
    <w:p w14:paraId="0302C1BE" w14:textId="77777777" w:rsidR="00735F93" w:rsidRPr="00E8022F" w:rsidRDefault="00735F93" w:rsidP="00735F93">
      <w:pPr>
        <w:pStyle w:val="CommentText"/>
        <w:rPr>
          <w:lang w:val="en-US"/>
        </w:rPr>
      </w:pPr>
    </w:p>
  </w:comment>
  <w:comment w:id="259" w:author="עלי חוסיין" w:date="2025-06-03T06:58:00Z" w:initials="עח">
    <w:p w14:paraId="6B5ECC5E" w14:textId="0B239481" w:rsidR="002E3B6F" w:rsidRPr="002E3B6F" w:rsidRDefault="002E3B6F">
      <w:pPr>
        <w:pStyle w:val="CommentText"/>
        <w:rPr>
          <w:lang w:val="en-US"/>
        </w:rPr>
      </w:pPr>
      <w:r>
        <w:rPr>
          <w:rStyle w:val="CommentReference"/>
        </w:rPr>
        <w:annotationRef/>
      </w:r>
      <w:r>
        <w:rPr>
          <w:lang w:val="en-US"/>
        </w:rPr>
        <w:t>It is a repetition</w:t>
      </w:r>
    </w:p>
  </w:comment>
  <w:comment w:id="274" w:author="צבי קופליק" w:date="2025-06-01T09:25:00Z" w:initials="צק">
    <w:p w14:paraId="5D3EE589" w14:textId="12C3BD0F" w:rsidR="00621B81" w:rsidRPr="00A76081" w:rsidRDefault="00621B81" w:rsidP="00A76081">
      <w:pPr>
        <w:pStyle w:val="CommentText"/>
        <w:rPr>
          <w:lang w:val="en-US"/>
        </w:rPr>
      </w:pPr>
      <w:r>
        <w:rPr>
          <w:rStyle w:val="CommentReference"/>
        </w:rPr>
        <w:annotationRef/>
      </w:r>
      <w:r w:rsidR="00956F8F">
        <w:rPr>
          <w:rFonts w:hint="cs"/>
          <w:noProof/>
        </w:rPr>
        <w:t>Y</w:t>
      </w:r>
      <w:r w:rsidR="00956F8F">
        <w:rPr>
          <w:noProof/>
          <w:lang w:val="en-US"/>
        </w:rPr>
        <w:t>ou defined one abstract research questions - these are sub questions that addressing them will provide an answer to the research question. in the research plan - make sure to plan tasks that provide answers to each specific research question</w:t>
      </w:r>
    </w:p>
  </w:comment>
  <w:comment w:id="281" w:author="צבי קופליק" w:date="2025-06-01T09:33:00Z" w:initials="צק">
    <w:p w14:paraId="7D8BB7FC" w14:textId="651D8B78" w:rsidR="00A76081" w:rsidRPr="00A76081" w:rsidRDefault="00A76081">
      <w:pPr>
        <w:pStyle w:val="CommentText"/>
        <w:rPr>
          <w:lang w:val="en-US"/>
        </w:rPr>
      </w:pPr>
      <w:r>
        <w:rPr>
          <w:rStyle w:val="CommentReference"/>
        </w:rPr>
        <w:annotationRef/>
      </w:r>
      <w:r w:rsidR="00956F8F">
        <w:rPr>
          <w:noProof/>
          <w:lang w:val="en-US"/>
        </w:rPr>
        <w:t>I did not see a tsak that answers this question</w:t>
      </w:r>
    </w:p>
  </w:comment>
  <w:comment w:id="307" w:author="צבי קופליק" w:date="2025-06-01T09:33:00Z" w:initials="צק">
    <w:p w14:paraId="4C35F4C7" w14:textId="41827FFA" w:rsidR="00A76081" w:rsidRPr="00A76081" w:rsidRDefault="00A76081">
      <w:pPr>
        <w:pStyle w:val="CommentText"/>
        <w:rPr>
          <w:lang w:val="en-US"/>
        </w:rPr>
      </w:pPr>
      <w:r>
        <w:rPr>
          <w:rStyle w:val="CommentReference"/>
        </w:rPr>
        <w:annotationRef/>
      </w:r>
      <w:r w:rsidR="00956F8F">
        <w:rPr>
          <w:noProof/>
          <w:lang w:val="en-US"/>
        </w:rPr>
        <w:t>The tasks in the plan answer these questions</w:t>
      </w:r>
    </w:p>
  </w:comment>
  <w:comment w:id="311" w:author="צבי קופליק" w:date="2025-06-01T09:23:00Z" w:initials="צק">
    <w:p w14:paraId="688606DE" w14:textId="03C155C0" w:rsidR="00621B81" w:rsidRPr="00A76081" w:rsidRDefault="00621B81">
      <w:pPr>
        <w:pStyle w:val="CommentText"/>
        <w:rPr>
          <w:lang w:val="en-US"/>
        </w:rPr>
      </w:pPr>
      <w:r>
        <w:rPr>
          <w:rStyle w:val="CommentReference"/>
        </w:rPr>
        <w:annotationRef/>
      </w:r>
      <w:r w:rsidR="00956F8F">
        <w:rPr>
          <w:noProof/>
          <w:lang w:val="en-US"/>
        </w:rPr>
        <w:t>These are tasks - need to be part of the research plan</w:t>
      </w:r>
    </w:p>
  </w:comment>
  <w:comment w:id="346" w:author="צבי קופליק" w:date="2025-06-01T09:34:00Z" w:initials="צק">
    <w:p w14:paraId="2609A31D" w14:textId="3A7E9E29" w:rsidR="00A76081" w:rsidRPr="00A76081" w:rsidRDefault="00A76081">
      <w:pPr>
        <w:pStyle w:val="CommentText"/>
        <w:rPr>
          <w:lang w:val="en-US"/>
        </w:rPr>
      </w:pPr>
      <w:r>
        <w:rPr>
          <w:rStyle w:val="CommentReference"/>
        </w:rPr>
        <w:annotationRef/>
      </w:r>
      <w:r w:rsidR="00956F8F">
        <w:rPr>
          <w:noProof/>
          <w:lang w:val="en-US"/>
        </w:rPr>
        <w:t>How do you answer RQrq1.1?</w:t>
      </w:r>
    </w:p>
  </w:comment>
  <w:comment w:id="347" w:author="faisal omari" w:date="2025-06-04T08:29:00Z" w:initials="fo">
    <w:p w14:paraId="716D84D3" w14:textId="77777777" w:rsidR="00BE73CA" w:rsidRDefault="00BE73CA" w:rsidP="00BE73CA">
      <w:r>
        <w:rPr>
          <w:rStyle w:val="CommentReference"/>
        </w:rPr>
        <w:annotationRef/>
      </w:r>
      <w:r>
        <w:rPr>
          <w:color w:val="000000"/>
        </w:rPr>
        <w:t>See stage 5</w:t>
      </w:r>
    </w:p>
  </w:comment>
  <w:comment w:id="391" w:author="עלי חוסיין" w:date="2025-06-03T07:13:00Z" w:initials="עח">
    <w:p w14:paraId="7545635B" w14:textId="1836FB31" w:rsidR="006B5DDC" w:rsidRPr="006B5DDC" w:rsidRDefault="006B5DDC">
      <w:pPr>
        <w:pStyle w:val="CommentText"/>
        <w:rPr>
          <w:lang w:val="en-US"/>
        </w:rPr>
      </w:pPr>
      <w:r>
        <w:rPr>
          <w:rStyle w:val="CommentReference"/>
        </w:rPr>
        <w:annotationRef/>
      </w:r>
      <w:r>
        <w:rPr>
          <w:lang w:val="en-US"/>
        </w:rPr>
        <w:t>Correct the word tashbeeh into tashbih</w:t>
      </w:r>
    </w:p>
  </w:comment>
  <w:comment w:id="404" w:author="צבי קופליק" w:date="2025-06-01T09:30:00Z" w:initials="צק">
    <w:p w14:paraId="244FDE8D" w14:textId="27199227" w:rsidR="00A76081" w:rsidRDefault="00A76081">
      <w:pPr>
        <w:pStyle w:val="CommentText"/>
      </w:pPr>
      <w:r>
        <w:rPr>
          <w:rStyle w:val="CommentReference"/>
        </w:rPr>
        <w:annotationRef/>
      </w:r>
    </w:p>
  </w:comment>
  <w:comment w:id="405" w:author="צבי קופליק" w:date="2025-06-01T09:35:00Z" w:initials="צק">
    <w:p w14:paraId="2F0029C3" w14:textId="5A8FAC64" w:rsidR="00A76081" w:rsidRPr="00A76081" w:rsidRDefault="00A76081">
      <w:pPr>
        <w:pStyle w:val="CommentText"/>
        <w:rPr>
          <w:lang w:val="en-US"/>
        </w:rPr>
      </w:pPr>
      <w:r>
        <w:rPr>
          <w:rStyle w:val="CommentReference"/>
        </w:rPr>
        <w:annotationRef/>
      </w:r>
      <w:r w:rsidR="00956F8F">
        <w:rPr>
          <w:noProof/>
          <w:lang w:val="en-US"/>
        </w:rPr>
        <w:t>check the tasks and provide a note if a task was already (partially) done (as described in the initial results)</w:t>
      </w:r>
    </w:p>
  </w:comment>
  <w:comment w:id="414" w:author="צבי קופליק" w:date="2025-06-01T09:23:00Z" w:initials="צק">
    <w:p w14:paraId="584C5074" w14:textId="77777777" w:rsidR="00621B81" w:rsidRPr="00800196" w:rsidRDefault="00621B81" w:rsidP="00621B81">
      <w:pPr>
        <w:pStyle w:val="CommentText"/>
        <w:rPr>
          <w:lang w:val="en-US"/>
        </w:rPr>
      </w:pPr>
      <w:r>
        <w:rPr>
          <w:rStyle w:val="CommentReference"/>
        </w:rPr>
        <w:annotationRef/>
      </w:r>
      <w:r>
        <w:rPr>
          <w:noProof/>
          <w:lang w:val="en-US"/>
        </w:rPr>
        <w:t>These are tasks - need to be part of the research plan</w:t>
      </w:r>
    </w:p>
  </w:comment>
  <w:comment w:id="493" w:author="עלי חוסיין" w:date="2025-06-03T07:20:00Z" w:initials="עח">
    <w:p w14:paraId="07ACDCE0" w14:textId="545F40C8" w:rsidR="009B1A99" w:rsidRPr="009B1A99" w:rsidRDefault="009B1A99">
      <w:pPr>
        <w:pStyle w:val="CommentText"/>
        <w:rPr>
          <w:lang w:val="en-US"/>
        </w:rPr>
      </w:pPr>
      <w:r>
        <w:rPr>
          <w:rStyle w:val="CommentReference"/>
        </w:rPr>
        <w:annotationRef/>
      </w:r>
      <w:r>
        <w:rPr>
          <w:lang w:val="en-US"/>
        </w:rPr>
        <w:t>Mention that the results may be developed to ma</w:t>
      </w:r>
      <w:r w:rsidR="00F70A8C">
        <w:rPr>
          <w:lang w:val="en-US"/>
        </w:rPr>
        <w:t>t</w:t>
      </w:r>
      <w:r>
        <w:rPr>
          <w:lang w:val="en-US"/>
        </w:rPr>
        <w:t>ch other literatures in other languages; such as Hebrew and English.</w:t>
      </w:r>
    </w:p>
  </w:comment>
  <w:comment w:id="517" w:author="צבי קופליק" w:date="2025-05-31T17:13:00Z" w:initials="צק">
    <w:p w14:paraId="48E01007" w14:textId="392E9B05" w:rsidR="00A658AA" w:rsidRPr="00A658AA" w:rsidRDefault="00A658AA">
      <w:pPr>
        <w:pStyle w:val="CommentText"/>
        <w:rPr>
          <w:lang w:val="en-US"/>
        </w:rPr>
      </w:pPr>
      <w:r>
        <w:rPr>
          <w:rStyle w:val="CommentReference"/>
        </w:rPr>
        <w:annotationRef/>
      </w:r>
      <w:r>
        <w:rPr>
          <w:lang w:val="en-US"/>
        </w:rPr>
        <w:t>Please order the references alphabetically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3FD33C" w15:done="0"/>
  <w15:commentEx w15:paraId="6B2173E1" w15:done="0"/>
  <w15:commentEx w15:paraId="66EA34A4" w15:done="0"/>
  <w15:commentEx w15:paraId="12AE3216" w15:done="0"/>
  <w15:commentEx w15:paraId="4E147A92" w15:done="0"/>
  <w15:commentEx w15:paraId="3FE52CD2" w15:done="0"/>
  <w15:commentEx w15:paraId="345C115E" w15:done="0"/>
  <w15:commentEx w15:paraId="39630F85" w15:done="0"/>
  <w15:commentEx w15:paraId="74E3BFCE" w15:done="0"/>
  <w15:commentEx w15:paraId="561FFDDA" w15:done="0"/>
  <w15:commentEx w15:paraId="10EC03F7" w15:done="0"/>
  <w15:commentEx w15:paraId="68398B14" w15:done="0"/>
  <w15:commentEx w15:paraId="48BD36E2" w15:done="0"/>
  <w15:commentEx w15:paraId="0302C1BE" w15:done="0"/>
  <w15:commentEx w15:paraId="6B5ECC5E" w15:done="0"/>
  <w15:commentEx w15:paraId="5D3EE589" w15:done="0"/>
  <w15:commentEx w15:paraId="7D8BB7FC" w15:done="0"/>
  <w15:commentEx w15:paraId="4C35F4C7" w15:done="0"/>
  <w15:commentEx w15:paraId="688606DE" w15:done="0"/>
  <w15:commentEx w15:paraId="2609A31D" w15:done="0"/>
  <w15:commentEx w15:paraId="716D84D3" w15:paraIdParent="2609A31D" w15:done="0"/>
  <w15:commentEx w15:paraId="7545635B" w15:done="0"/>
  <w15:commentEx w15:paraId="244FDE8D" w15:done="0"/>
  <w15:commentEx w15:paraId="2F0029C3" w15:done="0"/>
  <w15:commentEx w15:paraId="584C5074" w15:done="0"/>
  <w15:commentEx w15:paraId="07ACDCE0" w15:done="0"/>
  <w15:commentEx w15:paraId="48E0100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E5B8C0" w16cex:dateUtc="2025-05-31T14:20:00Z"/>
  <w16cex:commentExtensible w16cex:durableId="2BE83311">
    <w16cex:extLst>
      <w16:ext w16:uri="{CE6994B0-6A32-4C9F-8C6B-6E91EDA988CE}">
        <cr:reactions xmlns:cr="http://schemas.microsoft.com/office/comments/2020/reactions">
          <cr:reaction reactionType="1">
            <cr:reactionInfo dateUtc="2025-06-04T05:17:13Z">
              <cr:user userId="1d446ced26fb5450" userProvider="Windows Live" userName="faisal omari"/>
            </cr:reactionInfo>
          </cr:reaction>
        </cr:reactions>
      </w16:ext>
    </w16cex:extLst>
  </w16cex:commentExtensible>
  <w16cex:commentExtensible w16cex:durableId="2BE695B7" w16cex:dateUtc="2025-06-01T06:02:00Z">
    <w16cex:extLst>
      <w16:ext w16:uri="{CE6994B0-6A32-4C9F-8C6B-6E91EDA988CE}">
        <cr:reactions xmlns:cr="http://schemas.microsoft.com/office/comments/2020/reactions">
          <cr:reaction reactionType="1">
            <cr:reactionInfo dateUtc="2025-06-04T05:17:20Z">
              <cr:user userId="1d446ced26fb5450" userProvider="Windows Live" userName="faisal omari"/>
            </cr:reactionInfo>
          </cr:reaction>
        </cr:reactions>
      </w16:ext>
    </w16cex:extLst>
  </w16cex:commentExtensible>
  <w16cex:commentExtensible w16cex:durableId="2BE69517" w16cex:dateUtc="2025-06-01T06:00:00Z">
    <w16cex:extLst>
      <w16:ext w16:uri="{CE6994B0-6A32-4C9F-8C6B-6E91EDA988CE}">
        <cr:reactions xmlns:cr="http://schemas.microsoft.com/office/comments/2020/reactions">
          <cr:reaction reactionType="1">
            <cr:reactionInfo dateUtc="2025-06-04T05:17:21Z">
              <cr:user userId="1d446ced26fb5450" userProvider="Windows Live" userName="faisal omari"/>
            </cr:reactionInfo>
          </cr:reaction>
        </cr:reactions>
      </w16:ext>
    </w16cex:extLst>
  </w16cex:commentExtensible>
  <w16cex:commentExtensible w16cex:durableId="2BE9191D">
    <w16cex:extLst>
      <w16:ext w16:uri="{CE6994B0-6A32-4C9F-8C6B-6E91EDA988CE}">
        <cr:reactions xmlns:cr="http://schemas.microsoft.com/office/comments/2020/reactions">
          <cr:reaction reactionType="1">
            <cr:reactionInfo dateUtc="2025-06-04T05:17:27Z">
              <cr:user userId="1d446ced26fb5450" userProvider="Windows Live" userName="faisal omari"/>
            </cr:reactionInfo>
          </cr:reaction>
        </cr:reactions>
      </w16:ext>
    </w16cex:extLst>
  </w16cex:commentExtensible>
  <w16cex:commentExtensible w16cex:durableId="2BE6960C" w16cex:dateUtc="2025-06-01T06:04:00Z"/>
  <w16cex:commentExtensible w16cex:durableId="2BE69964" w16cex:dateUtc="2025-06-01T06:18:00Z"/>
  <w16cex:commentExtensible w16cex:durableId="2BE69677" w16cex:dateUtc="2025-06-01T06:05:00Z"/>
  <w16cex:commentExtensible w16cex:durableId="2BE69946" w16cex:dateUtc="2025-06-01T06:17:00Z">
    <w16cex:extLst>
      <w16:ext w16:uri="{CE6994B0-6A32-4C9F-8C6B-6E91EDA988CE}">
        <cr:reactions xmlns:cr="http://schemas.microsoft.com/office/comments/2020/reactions">
          <cr:reaction reactionType="1">
            <cr:reactionInfo dateUtc="2025-06-04T05:19:22Z">
              <cr:user userId="1d446ced26fb5450" userProvider="Windows Live" userName="faisal omari"/>
            </cr:reactionInfo>
          </cr:reaction>
        </cr:reactions>
      </w16:ext>
    </w16cex:extLst>
  </w16cex:commentExtensible>
  <w16cex:commentExtensible w16cex:durableId="7066C333" w16cex:dateUtc="2025-06-01T06:04:00Z">
    <w16cex:extLst>
      <w16:ext w16:uri="{CE6994B0-6A32-4C9F-8C6B-6E91EDA988CE}">
        <cr:reactions xmlns:cr="http://schemas.microsoft.com/office/comments/2020/reactions">
          <cr:reaction reactionType="1">
            <cr:reactionInfo dateUtc="2025-06-04T07:27:34Z">
              <cr:user userId="1d446ced26fb5450" userProvider="Windows Live" userName="faisal omari"/>
            </cr:reactionInfo>
          </cr:reaction>
        </cr:reactions>
      </w16:ext>
    </w16cex:extLst>
  </w16cex:commentExtensible>
  <w16cex:commentExtensible w16cex:durableId="4CB2E055" w16cex:dateUtc="2025-06-01T06:18:00Z">
    <w16cex:extLst>
      <w16:ext w16:uri="{CE6994B0-6A32-4C9F-8C6B-6E91EDA988CE}">
        <cr:reactions xmlns:cr="http://schemas.microsoft.com/office/comments/2020/reactions">
          <cr:reaction reactionType="1">
            <cr:reactionInfo dateUtc="2025-06-04T07:27:35Z">
              <cr:user userId="1d446ced26fb5450" userProvider="Windows Live" userName="faisal omari"/>
            </cr:reactionInfo>
          </cr:reaction>
        </cr:reactions>
      </w16:ext>
    </w16cex:extLst>
  </w16cex:commentExtensible>
  <w16cex:commentExtensible w16cex:durableId="2BE69AF0" w16cex:dateUtc="2025-06-01T06:25:00Z">
    <w16cex:extLst>
      <w16:ext w16:uri="{CE6994B0-6A32-4C9F-8C6B-6E91EDA988CE}">
        <cr:reactions xmlns:cr="http://schemas.microsoft.com/office/comments/2020/reactions">
          <cr:reaction reactionType="1">
            <cr:reactionInfo dateUtc="2025-06-04T05:19:57Z">
              <cr:user userId="1d446ced26fb5450" userProvider="Windows Live" userName="faisal omari"/>
            </cr:reactionInfo>
          </cr:reaction>
        </cr:reactions>
      </w16:ext>
    </w16cex:extLst>
  </w16cex:commentExtensible>
  <w16cex:commentExtensible w16cex:durableId="2BE69CEF" w16cex:dateUtc="2025-06-01T06:33:00Z">
    <w16cex:extLst>
      <w16:ext w16:uri="{CE6994B0-6A32-4C9F-8C6B-6E91EDA988CE}">
        <cr:reactions xmlns:cr="http://schemas.microsoft.com/office/comments/2020/reactions">
          <cr:reaction reactionType="1">
            <cr:reactionInfo dateUtc="2025-06-04T05:29:17Z">
              <cr:user userId="1d446ced26fb5450" userProvider="Windows Live" userName="faisal omari"/>
            </cr:reactionInfo>
          </cr:reaction>
        </cr:reactions>
      </w16:ext>
    </w16cex:extLst>
  </w16cex:commentExtensible>
  <w16cex:commentExtensible w16cex:durableId="4C35F4C7">
    <w16cex:extLst>
      <w16:ext w16:uri="{CE6994B0-6A32-4C9F-8C6B-6E91EDA988CE}">
        <cr:reactions xmlns:cr="http://schemas.microsoft.com/office/comments/2020/reactions">
          <cr:reaction reactionType="1">
            <cr:reactionInfo dateUtc="2025-06-04T07:27:43Z">
              <cr:user userId="1d446ced26fb5450" userProvider="Windows Live" userName="faisal omari"/>
            </cr:reactionInfo>
          </cr:reaction>
        </cr:reactions>
      </w16:ext>
    </w16cex:extLst>
  </w16cex:commentExtensible>
  <w16cex:commentExtensible w16cex:durableId="2BE69A75" w16cex:dateUtc="2025-06-01T06:23:00Z"/>
  <w16cex:commentExtensible w16cex:durableId="2BE69D2A" w16cex:dateUtc="2025-06-01T06:34:00Z">
    <w16cex:extLst>
      <w16:ext w16:uri="{CE6994B0-6A32-4C9F-8C6B-6E91EDA988CE}">
        <cr:reactions xmlns:cr="http://schemas.microsoft.com/office/comments/2020/reactions">
          <cr:reaction reactionType="1">
            <cr:reactionInfo dateUtc="2025-06-04T05:29:08Z">
              <cr:user userId="1d446ced26fb5450" userProvider="Windows Live" userName="faisal omari"/>
            </cr:reactionInfo>
          </cr:reaction>
        </cr:reactions>
      </w16:ext>
    </w16cex:extLst>
  </w16cex:commentExtensible>
  <w16cex:commentExtensible w16cex:durableId="575A3030" w16cex:dateUtc="2025-06-04T05:29:00Z"/>
  <w16cex:commentExtensible w16cex:durableId="2BE69C38" w16cex:dateUtc="2025-06-01T06:30:00Z"/>
  <w16cex:commentExtensible w16cex:durableId="2BE69D6A" w16cex:dateUtc="2025-06-01T06:35:00Z"/>
  <w16cex:commentExtensible w16cex:durableId="2BE69B47" w16cex:dateUtc="2025-06-01T06:23:00Z"/>
  <w16cex:commentExtensible w16cex:durableId="2BE5B72D" w16cex:dateUtc="2025-05-31T14:13:00Z">
    <w16cex:extLst>
      <w16:ext w16:uri="{CE6994B0-6A32-4C9F-8C6B-6E91EDA988CE}">
        <cr:reactions xmlns:cr="http://schemas.microsoft.com/office/comments/2020/reactions">
          <cr:reaction reactionType="1">
            <cr:reactionInfo dateUtc="2025-06-04T05:35:16Z">
              <cr:user userId="1d446ced26fb5450" userProvider="Windows Live" userName="faisal omari"/>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3FD33C" w16cid:durableId="2BE5B8C0"/>
  <w16cid:commentId w16cid:paraId="6B2173E1" w16cid:durableId="2BE8321D"/>
  <w16cid:commentId w16cid:paraId="66EA34A4" w16cid:durableId="2BE832BF"/>
  <w16cid:commentId w16cid:paraId="12AE3216" w16cid:durableId="2BE83311"/>
  <w16cid:commentId w16cid:paraId="4E147A92" w16cid:durableId="2BE8333D"/>
  <w16cid:commentId w16cid:paraId="3FE52CD2" w16cid:durableId="2BE695B7"/>
  <w16cid:commentId w16cid:paraId="345C115E" w16cid:durableId="2BE69517"/>
  <w16cid:commentId w16cid:paraId="39630F85" w16cid:durableId="2BE9191D"/>
  <w16cid:commentId w16cid:paraId="74E3BFCE" w16cid:durableId="2BE6960C"/>
  <w16cid:commentId w16cid:paraId="561FFDDA" w16cid:durableId="2BE69964"/>
  <w16cid:commentId w16cid:paraId="10EC03F7" w16cid:durableId="2BE69677"/>
  <w16cid:commentId w16cid:paraId="68398B14" w16cid:durableId="2BE69946"/>
  <w16cid:commentId w16cid:paraId="48BD36E2" w16cid:durableId="7066C333"/>
  <w16cid:commentId w16cid:paraId="0302C1BE" w16cid:durableId="4CB2E055"/>
  <w16cid:commentId w16cid:paraId="6B5ECC5E" w16cid:durableId="2BE91B82"/>
  <w16cid:commentId w16cid:paraId="5D3EE589" w16cid:durableId="2BE69AF0"/>
  <w16cid:commentId w16cid:paraId="7D8BB7FC" w16cid:durableId="2BE69CEF"/>
  <w16cid:commentId w16cid:paraId="4C35F4C7" w16cid:durableId="4C35F4C7"/>
  <w16cid:commentId w16cid:paraId="688606DE" w16cid:durableId="2BE69A75"/>
  <w16cid:commentId w16cid:paraId="2609A31D" w16cid:durableId="2BE69D2A"/>
  <w16cid:commentId w16cid:paraId="716D84D3" w16cid:durableId="575A3030"/>
  <w16cid:commentId w16cid:paraId="7545635B" w16cid:durableId="2BE91F36"/>
  <w16cid:commentId w16cid:paraId="244FDE8D" w16cid:durableId="2BE69C38"/>
  <w16cid:commentId w16cid:paraId="2F0029C3" w16cid:durableId="2BE69D6A"/>
  <w16cid:commentId w16cid:paraId="584C5074" w16cid:durableId="2BE69B47"/>
  <w16cid:commentId w16cid:paraId="07ACDCE0" w16cid:durableId="2BE920CC"/>
  <w16cid:commentId w16cid:paraId="48E01007" w16cid:durableId="2BE5B72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BC679" w14:textId="77777777" w:rsidR="00DD10C5" w:rsidRDefault="00DD10C5" w:rsidP="00165C60">
      <w:pPr>
        <w:spacing w:before="0" w:after="0" w:line="240" w:lineRule="auto"/>
      </w:pPr>
      <w:r>
        <w:separator/>
      </w:r>
    </w:p>
  </w:endnote>
  <w:endnote w:type="continuationSeparator" w:id="0">
    <w:p w14:paraId="4BF544CA" w14:textId="77777777" w:rsidR="00DD10C5" w:rsidRDefault="00DD10C5" w:rsidP="00165C6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BE9C4" w14:textId="7A4D87C1" w:rsidR="00165C60" w:rsidRDefault="00165C60">
    <w:pPr>
      <w:pStyle w:val="Footer"/>
    </w:pPr>
  </w:p>
  <w:p w14:paraId="3B4F2D5E" w14:textId="6F19BD76" w:rsidR="00165C60" w:rsidRDefault="00630C9D">
    <w:pPr>
      <w:pStyle w:val="Footer"/>
    </w:pPr>
    <w:r>
      <w:rPr>
        <w:noProof/>
      </w:rPr>
      <mc:AlternateContent>
        <mc:Choice Requires="wpg">
          <w:drawing>
            <wp:anchor distT="0" distB="0" distL="114300" distR="114300" simplePos="0" relativeHeight="251661312" behindDoc="0" locked="0" layoutInCell="1" allowOverlap="1" wp14:anchorId="6223E9A7" wp14:editId="29248D4D">
              <wp:simplePos x="0" y="0"/>
              <wp:positionH relativeFrom="page">
                <wp:posOffset>3451807</wp:posOffset>
              </wp:positionH>
              <wp:positionV relativeFrom="page">
                <wp:posOffset>9400540</wp:posOffset>
              </wp:positionV>
              <wp:extent cx="688368" cy="656519"/>
              <wp:effectExtent l="0" t="0" r="0" b="0"/>
              <wp:wrapNone/>
              <wp:docPr id="48" name="Group 22"/>
              <wp:cNvGraphicFramePr/>
              <a:graphic xmlns:a="http://schemas.openxmlformats.org/drawingml/2006/main">
                <a:graphicData uri="http://schemas.microsoft.com/office/word/2010/wordprocessingGroup">
                  <wpg:wgp>
                    <wpg:cNvGrpSpPr/>
                    <wpg:grpSpPr>
                      <a:xfrm>
                        <a:off x="0" y="0"/>
                        <a:ext cx="688368" cy="656519"/>
                        <a:chOff x="0" y="0"/>
                        <a:chExt cx="1005840" cy="1005840"/>
                      </a:xfrm>
                    </wpg:grpSpPr>
                    <wps:wsp>
                      <wps:cNvPr id="49" name="Rectangle 49"/>
                      <wps:cNvSpPr/>
                      <wps:spPr>
                        <a:xfrm>
                          <a:off x="0" y="0"/>
                          <a:ext cx="1005840" cy="10058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Freeform 5"/>
                      <wps:cNvSpPr>
                        <a:spLocks/>
                      </wps:cNvSpPr>
                      <wps:spPr bwMode="auto">
                        <a:xfrm>
                          <a:off x="104775" y="104775"/>
                          <a:ext cx="787400" cy="787400"/>
                        </a:xfrm>
                        <a:custGeom>
                          <a:avLst/>
                          <a:gdLst>
                            <a:gd name="T0" fmla="*/ 240 w 240"/>
                            <a:gd name="T1" fmla="*/ 120 h 240"/>
                            <a:gd name="T2" fmla="*/ 230 w 240"/>
                            <a:gd name="T3" fmla="*/ 142 h 240"/>
                            <a:gd name="T4" fmla="*/ 230 w 240"/>
                            <a:gd name="T5" fmla="*/ 166 h 240"/>
                            <a:gd name="T6" fmla="*/ 214 w 240"/>
                            <a:gd name="T7" fmla="*/ 183 h 240"/>
                            <a:gd name="T8" fmla="*/ 204 w 240"/>
                            <a:gd name="T9" fmla="*/ 205 h 240"/>
                            <a:gd name="T10" fmla="*/ 182 w 240"/>
                            <a:gd name="T11" fmla="*/ 214 h 240"/>
                            <a:gd name="T12" fmla="*/ 165 w 240"/>
                            <a:gd name="T13" fmla="*/ 231 h 240"/>
                            <a:gd name="T14" fmla="*/ 142 w 240"/>
                            <a:gd name="T15" fmla="*/ 231 h 240"/>
                            <a:gd name="T16" fmla="*/ 120 w 240"/>
                            <a:gd name="T17" fmla="*/ 240 h 240"/>
                            <a:gd name="T18" fmla="*/ 97 w 240"/>
                            <a:gd name="T19" fmla="*/ 231 h 240"/>
                            <a:gd name="T20" fmla="*/ 74 w 240"/>
                            <a:gd name="T21" fmla="*/ 231 h 240"/>
                            <a:gd name="T22" fmla="*/ 57 w 240"/>
                            <a:gd name="T23" fmla="*/ 214 h 240"/>
                            <a:gd name="T24" fmla="*/ 35 w 240"/>
                            <a:gd name="T25" fmla="*/ 205 h 240"/>
                            <a:gd name="T26" fmla="*/ 26 w 240"/>
                            <a:gd name="T27" fmla="*/ 183 h 240"/>
                            <a:gd name="T28" fmla="*/ 9 w 240"/>
                            <a:gd name="T29" fmla="*/ 166 h 240"/>
                            <a:gd name="T30" fmla="*/ 9 w 240"/>
                            <a:gd name="T31" fmla="*/ 142 h 240"/>
                            <a:gd name="T32" fmla="*/ 0 w 240"/>
                            <a:gd name="T33" fmla="*/ 120 h 240"/>
                            <a:gd name="T34" fmla="*/ 9 w 240"/>
                            <a:gd name="T35" fmla="*/ 98 h 240"/>
                            <a:gd name="T36" fmla="*/ 9 w 240"/>
                            <a:gd name="T37" fmla="*/ 74 h 240"/>
                            <a:gd name="T38" fmla="*/ 26 w 240"/>
                            <a:gd name="T39" fmla="*/ 57 h 240"/>
                            <a:gd name="T40" fmla="*/ 35 w 240"/>
                            <a:gd name="T41" fmla="*/ 35 h 240"/>
                            <a:gd name="T42" fmla="*/ 57 w 240"/>
                            <a:gd name="T43" fmla="*/ 26 h 240"/>
                            <a:gd name="T44" fmla="*/ 74 w 240"/>
                            <a:gd name="T45" fmla="*/ 9 h 240"/>
                            <a:gd name="T46" fmla="*/ 97 w 240"/>
                            <a:gd name="T47" fmla="*/ 9 h 240"/>
                            <a:gd name="T48" fmla="*/ 120 w 240"/>
                            <a:gd name="T49" fmla="*/ 0 h 240"/>
                            <a:gd name="T50" fmla="*/ 142 w 240"/>
                            <a:gd name="T51" fmla="*/ 9 h 240"/>
                            <a:gd name="T52" fmla="*/ 165 w 240"/>
                            <a:gd name="T53" fmla="*/ 9 h 240"/>
                            <a:gd name="T54" fmla="*/ 182 w 240"/>
                            <a:gd name="T55" fmla="*/ 26 h 240"/>
                            <a:gd name="T56" fmla="*/ 204 w 240"/>
                            <a:gd name="T57" fmla="*/ 35 h 240"/>
                            <a:gd name="T58" fmla="*/ 214 w 240"/>
                            <a:gd name="T59" fmla="*/ 57 h 240"/>
                            <a:gd name="T60" fmla="*/ 230 w 240"/>
                            <a:gd name="T61" fmla="*/ 74 h 240"/>
                            <a:gd name="T62" fmla="*/ 230 w 240"/>
                            <a:gd name="T63" fmla="*/ 98 h 240"/>
                            <a:gd name="T64" fmla="*/ 240 w 240"/>
                            <a:gd name="T65" fmla="*/ 120 h 2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0" h="240">
                              <a:moveTo>
                                <a:pt x="240" y="120"/>
                              </a:moveTo>
                              <a:cubicBezTo>
                                <a:pt x="240" y="128"/>
                                <a:pt x="232" y="135"/>
                                <a:pt x="230" y="142"/>
                              </a:cubicBezTo>
                              <a:cubicBezTo>
                                <a:pt x="229" y="150"/>
                                <a:pt x="233" y="159"/>
                                <a:pt x="230" y="166"/>
                              </a:cubicBezTo>
                              <a:cubicBezTo>
                                <a:pt x="227" y="173"/>
                                <a:pt x="218" y="176"/>
                                <a:pt x="214" y="183"/>
                              </a:cubicBezTo>
                              <a:cubicBezTo>
                                <a:pt x="209" y="189"/>
                                <a:pt x="210" y="199"/>
                                <a:pt x="204" y="205"/>
                              </a:cubicBezTo>
                              <a:cubicBezTo>
                                <a:pt x="199" y="210"/>
                                <a:pt x="189" y="210"/>
                                <a:pt x="182" y="214"/>
                              </a:cubicBezTo>
                              <a:cubicBezTo>
                                <a:pt x="176" y="218"/>
                                <a:pt x="173" y="228"/>
                                <a:pt x="165" y="231"/>
                              </a:cubicBezTo>
                              <a:cubicBezTo>
                                <a:pt x="159" y="234"/>
                                <a:pt x="149" y="229"/>
                                <a:pt x="142" y="231"/>
                              </a:cubicBezTo>
                              <a:cubicBezTo>
                                <a:pt x="134" y="232"/>
                                <a:pt x="127" y="240"/>
                                <a:pt x="120" y="240"/>
                              </a:cubicBezTo>
                              <a:cubicBezTo>
                                <a:pt x="112" y="240"/>
                                <a:pt x="105" y="232"/>
                                <a:pt x="97" y="231"/>
                              </a:cubicBezTo>
                              <a:cubicBezTo>
                                <a:pt x="90" y="229"/>
                                <a:pt x="81" y="234"/>
                                <a:pt x="74" y="231"/>
                              </a:cubicBezTo>
                              <a:cubicBezTo>
                                <a:pt x="67" y="228"/>
                                <a:pt x="63" y="218"/>
                                <a:pt x="57" y="214"/>
                              </a:cubicBezTo>
                              <a:cubicBezTo>
                                <a:pt x="50" y="210"/>
                                <a:pt x="40" y="210"/>
                                <a:pt x="35" y="205"/>
                              </a:cubicBezTo>
                              <a:cubicBezTo>
                                <a:pt x="29" y="199"/>
                                <a:pt x="30" y="189"/>
                                <a:pt x="26" y="183"/>
                              </a:cubicBezTo>
                              <a:cubicBezTo>
                                <a:pt x="21" y="176"/>
                                <a:pt x="12" y="173"/>
                                <a:pt x="9" y="166"/>
                              </a:cubicBezTo>
                              <a:cubicBezTo>
                                <a:pt x="6" y="159"/>
                                <a:pt x="10" y="150"/>
                                <a:pt x="9" y="142"/>
                              </a:cubicBezTo>
                              <a:cubicBezTo>
                                <a:pt x="7" y="135"/>
                                <a:pt x="0" y="128"/>
                                <a:pt x="0" y="120"/>
                              </a:cubicBezTo>
                              <a:cubicBezTo>
                                <a:pt x="0" y="112"/>
                                <a:pt x="7" y="105"/>
                                <a:pt x="9" y="98"/>
                              </a:cubicBezTo>
                              <a:cubicBezTo>
                                <a:pt x="10" y="90"/>
                                <a:pt x="6" y="81"/>
                                <a:pt x="9" y="74"/>
                              </a:cubicBezTo>
                              <a:cubicBezTo>
                                <a:pt x="12" y="67"/>
                                <a:pt x="21" y="64"/>
                                <a:pt x="26" y="57"/>
                              </a:cubicBezTo>
                              <a:cubicBezTo>
                                <a:pt x="30" y="51"/>
                                <a:pt x="29" y="41"/>
                                <a:pt x="35" y="35"/>
                              </a:cubicBezTo>
                              <a:cubicBezTo>
                                <a:pt x="40" y="30"/>
                                <a:pt x="50" y="30"/>
                                <a:pt x="57" y="26"/>
                              </a:cubicBezTo>
                              <a:cubicBezTo>
                                <a:pt x="63" y="22"/>
                                <a:pt x="67" y="12"/>
                                <a:pt x="74" y="9"/>
                              </a:cubicBezTo>
                              <a:cubicBezTo>
                                <a:pt x="81" y="6"/>
                                <a:pt x="90" y="11"/>
                                <a:pt x="97" y="9"/>
                              </a:cubicBezTo>
                              <a:cubicBezTo>
                                <a:pt x="105" y="8"/>
                                <a:pt x="112" y="0"/>
                                <a:pt x="120" y="0"/>
                              </a:cubicBezTo>
                              <a:cubicBezTo>
                                <a:pt x="127" y="0"/>
                                <a:pt x="134" y="8"/>
                                <a:pt x="142" y="9"/>
                              </a:cubicBezTo>
                              <a:cubicBezTo>
                                <a:pt x="149" y="11"/>
                                <a:pt x="159" y="6"/>
                                <a:pt x="165" y="9"/>
                              </a:cubicBezTo>
                              <a:cubicBezTo>
                                <a:pt x="173" y="12"/>
                                <a:pt x="176" y="22"/>
                                <a:pt x="182" y="26"/>
                              </a:cubicBezTo>
                              <a:cubicBezTo>
                                <a:pt x="189" y="30"/>
                                <a:pt x="199" y="30"/>
                                <a:pt x="204" y="35"/>
                              </a:cubicBezTo>
                              <a:cubicBezTo>
                                <a:pt x="210" y="41"/>
                                <a:pt x="209" y="51"/>
                                <a:pt x="214" y="57"/>
                              </a:cubicBezTo>
                              <a:cubicBezTo>
                                <a:pt x="218" y="64"/>
                                <a:pt x="227" y="67"/>
                                <a:pt x="230" y="74"/>
                              </a:cubicBezTo>
                              <a:cubicBezTo>
                                <a:pt x="233" y="81"/>
                                <a:pt x="229" y="90"/>
                                <a:pt x="230" y="98"/>
                              </a:cubicBezTo>
                              <a:cubicBezTo>
                                <a:pt x="232" y="105"/>
                                <a:pt x="240" y="112"/>
                                <a:pt x="240" y="120"/>
                              </a:cubicBezTo>
                              <a:close/>
                            </a:path>
                          </a:pathLst>
                        </a:custGeom>
                        <a:solidFill>
                          <a:schemeClr val="accent1"/>
                        </a:solidFill>
                        <a:ln>
                          <a:noFill/>
                        </a:ln>
                      </wps:spPr>
                      <wps:txbx>
                        <w:txbxContent>
                          <w:p w14:paraId="645264F1" w14:textId="77777777" w:rsidR="00165C60" w:rsidRDefault="00165C60">
                            <w:pPr>
                              <w:pStyle w:val="NoSpacing"/>
                              <w:jc w:val="center"/>
                              <w:rPr>
                                <w:b/>
                                <w:color w:val="E8E8E8" w:themeColor="background2"/>
                                <w:spacing w:val="20"/>
                                <w:sz w:val="36"/>
                                <w:szCs w:val="36"/>
                              </w:rPr>
                            </w:pPr>
                            <w:r>
                              <w:rPr>
                                <w:b/>
                                <w:color w:val="E8E8E8" w:themeColor="background2"/>
                                <w:spacing w:val="20"/>
                                <w:sz w:val="36"/>
                                <w:szCs w:val="36"/>
                              </w:rPr>
                              <w:fldChar w:fldCharType="begin"/>
                            </w:r>
                            <w:r>
                              <w:rPr>
                                <w:b/>
                                <w:color w:val="E8E8E8" w:themeColor="background2"/>
                                <w:spacing w:val="20"/>
                                <w:sz w:val="36"/>
                                <w:szCs w:val="36"/>
                              </w:rPr>
                              <w:instrText xml:space="preserve"> PAGE   \* MERGEFORMAT </w:instrText>
                            </w:r>
                            <w:r>
                              <w:rPr>
                                <w:b/>
                                <w:color w:val="E8E8E8" w:themeColor="background2"/>
                                <w:spacing w:val="20"/>
                                <w:sz w:val="36"/>
                                <w:szCs w:val="36"/>
                              </w:rPr>
                              <w:fldChar w:fldCharType="separate"/>
                            </w:r>
                            <w:r>
                              <w:rPr>
                                <w:b/>
                                <w:noProof/>
                                <w:color w:val="E8E8E8" w:themeColor="background2"/>
                                <w:spacing w:val="20"/>
                                <w:sz w:val="36"/>
                                <w:szCs w:val="36"/>
                              </w:rPr>
                              <w:t>2</w:t>
                            </w:r>
                            <w:r>
                              <w:rPr>
                                <w:b/>
                                <w:noProof/>
                                <w:color w:val="E8E8E8" w:themeColor="background2"/>
                                <w:spacing w:val="20"/>
                                <w:sz w:val="36"/>
                                <w:szCs w:val="36"/>
                              </w:rPr>
                              <w:fldChar w:fldCharType="end"/>
                            </w:r>
                          </w:p>
                        </w:txbxContent>
                      </wps:txbx>
                      <wps:bodyPr vert="horz" wrap="square" lIns="91440" tIns="45720" rIns="91440" bIns="45720" numCol="1" anchor="ctr"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6223E9A7" id="Group 22" o:spid="_x0000_s1027" style="position:absolute;margin-left:271.8pt;margin-top:740.2pt;width:54.2pt;height:51.7pt;z-index:251661312;mso-position-horizontal-relative:page;mso-position-vertical-relative:page;mso-width-relative:margin;mso-height-relative:margin" coordsize="10058,1005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">
              <v:rect id="Rectangle 49" o:spid="_x0000_s1028" style="position:absolute;width:10058;height:100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" filled="f" stroked="f" strokeweight="1pt"/>
              <v:shape id="Freeform 5" o:spid="_x0000_s1029" style="position:absolute;left:1047;top:1047;width:7874;height:7874;visibility:visible;mso-wrap-style:square;v-text-anchor:middle" coordsize="240,24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" adj="-11796480,,5400" path="m240,120v,8,-8,15,-10,22c229,150,233,159,230,166v-3,7,-12,10,-16,17c209,189,210,199,204,205v-5,5,-15,5,-22,9c176,218,173,228,165,231v-6,3,-16,-2,-23,c134,232,127,240,120,240v-8,,-15,-8,-23,-9c90,229,81,234,74,231,67,228,63,218,57,214v-7,-4,-17,-4,-22,-9c29,199,30,189,26,183,21,176,12,173,9,166v-3,-7,1,-16,,-24c7,135,,128,,120,,112,7,105,9,98,10,90,6,81,9,74,12,67,21,64,26,57v4,-6,3,-16,9,-22c40,30,50,30,57,26,63,22,67,12,74,9v7,-3,16,2,23,c105,8,112,,120,v7,,14,8,22,9c149,11,159,6,165,9v8,3,11,13,17,17c189,30,199,30,204,35v6,6,5,16,10,22c218,64,227,67,230,74v3,7,-1,16,,24c232,105,240,112,240,120xe" fillcolor="#156082 [3204]" stroked="f">
                <v:stroke joinstyle="miter"/>
                <v:formulas/>
                <v:path arrowok="t" o:connecttype="custom" o:connectlocs="787400,393700;754592,465878;754592,544618;702098,600393;669290,672571;597112,702098;541338,757873;465878,757873;393700,787400;318241,757873;242782,757873;187008,702098;114829,672571;85302,600393;29528,544618;29528,465878;0,393700;29528,321522;29528,242782;85302,187008;114829,114829;187008,85302;242782,29528;318241,29528;393700,0;465878,29528;541338,29528;597112,85302;669290,114829;702098,187008;754592,242782;754592,321522;787400,393700" o:connectangles="0,0,0,0,0,0,0,0,0,0,0,0,0,0,0,0,0,0,0,0,0,0,0,0,0,0,0,0,0,0,0,0,0" textboxrect="0,0,240,240"/>
                <v:textbox>
                  <w:txbxContent>
                    <w:p w14:paraId="645264F1" w14:textId="77777777" w:rsidR="00165C60" w:rsidRDefault="00165C60">
                      <w:pPr>
                        <w:pStyle w:val="NoSpacing"/>
                        <w:jc w:val="center"/>
                        <w:rPr>
                          <w:b/>
                          <w:color w:val="E8E8E8" w:themeColor="background2"/>
                          <w:spacing w:val="20"/>
                          <w:sz w:val="36"/>
                          <w:szCs w:val="36"/>
                        </w:rPr>
                      </w:pPr>
                      <w:r>
                        <w:rPr>
                          <w:b/>
                          <w:color w:val="E8E8E8" w:themeColor="background2"/>
                          <w:spacing w:val="20"/>
                          <w:sz w:val="36"/>
                          <w:szCs w:val="36"/>
                        </w:rPr>
                        <w:fldChar w:fldCharType="begin"/>
                      </w:r>
                      <w:r>
                        <w:rPr>
                          <w:b/>
                          <w:color w:val="E8E8E8" w:themeColor="background2"/>
                          <w:spacing w:val="20"/>
                          <w:sz w:val="36"/>
                          <w:szCs w:val="36"/>
                        </w:rPr>
                        <w:instrText xml:space="preserve"> PAGE   \* MERGEFORMAT </w:instrText>
                      </w:r>
                      <w:r>
                        <w:rPr>
                          <w:b/>
                          <w:color w:val="E8E8E8" w:themeColor="background2"/>
                          <w:spacing w:val="20"/>
                          <w:sz w:val="36"/>
                          <w:szCs w:val="36"/>
                        </w:rPr>
                        <w:fldChar w:fldCharType="separate"/>
                      </w:r>
                      <w:r>
                        <w:rPr>
                          <w:b/>
                          <w:noProof/>
                          <w:color w:val="E8E8E8" w:themeColor="background2"/>
                          <w:spacing w:val="20"/>
                          <w:sz w:val="36"/>
                          <w:szCs w:val="36"/>
                        </w:rPr>
                        <w:t>2</w:t>
                      </w:r>
                      <w:r>
                        <w:rPr>
                          <w:b/>
                          <w:noProof/>
                          <w:color w:val="E8E8E8" w:themeColor="background2"/>
                          <w:spacing w:val="20"/>
                          <w:sz w:val="36"/>
                          <w:szCs w:val="36"/>
                        </w:rPr>
                        <w:fldChar w:fldCharType="end"/>
                      </w:r>
                    </w:p>
                  </w:txbxContent>
                </v:textbox>
              </v:shape>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84428" w14:textId="77777777" w:rsidR="00DD10C5" w:rsidRDefault="00DD10C5" w:rsidP="00165C60">
      <w:pPr>
        <w:spacing w:before="0" w:after="0" w:line="240" w:lineRule="auto"/>
      </w:pPr>
      <w:r>
        <w:separator/>
      </w:r>
    </w:p>
  </w:footnote>
  <w:footnote w:type="continuationSeparator" w:id="0">
    <w:p w14:paraId="36A3859A" w14:textId="77777777" w:rsidR="00DD10C5" w:rsidRDefault="00DD10C5" w:rsidP="00165C6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50583" w14:textId="42D34162" w:rsidR="00165C60" w:rsidRDefault="00165C60">
    <w:pPr>
      <w:pStyle w:val="Header"/>
    </w:pPr>
    <w:r>
      <w:rPr>
        <w:noProof/>
        <w:lang w:eastAsia="zh-CN"/>
      </w:rPr>
      <mc:AlternateContent>
        <mc:Choice Requires="wps">
          <w:drawing>
            <wp:anchor distT="0" distB="0" distL="118745" distR="118745" simplePos="0" relativeHeight="251659264" behindDoc="1" locked="0" layoutInCell="1" allowOverlap="0" wp14:anchorId="2E60FD8B" wp14:editId="2AF3AB1B">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3"/>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sz w:val="26"/>
                              <w:szCs w:val="26"/>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14D47109" w14:textId="1F5E9560" w:rsidR="00165C60" w:rsidRPr="00165C60" w:rsidRDefault="00165C60" w:rsidP="00165C60">
                              <w:pPr>
                                <w:pStyle w:val="Header"/>
                                <w:tabs>
                                  <w:tab w:val="clear" w:pos="4680"/>
                                  <w:tab w:val="clear" w:pos="9360"/>
                                </w:tabs>
                                <w:jc w:val="center"/>
                                <w:rPr>
                                  <w:b/>
                                  <w:bCs/>
                                  <w:caps/>
                                  <w:color w:val="FFFFFF" w:themeColor="background1"/>
                                  <w:sz w:val="26"/>
                                  <w:szCs w:val="26"/>
                                </w:rPr>
                              </w:pPr>
                              <w:r w:rsidRPr="00165C60">
                                <w:rPr>
                                  <w:b/>
                                  <w:bCs/>
                                  <w:sz w:val="26"/>
                                  <w:szCs w:val="26"/>
                                </w:rPr>
                                <w:t>Discovering Hidden Tashbeeh in Arabic Poetry Using NLP and Deep Learning</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2E60FD8B" id="Rectangle 23" o:spid="_x0000_s1026" style="position:absolute;margin-left:0;margin-top:0;width:468.5pt;height:21.3pt;z-index:-251657216;visibility:visible;mso-wrap-style:square;mso-width-percent:0;mso-height-percent:27;mso-top-percent:45;mso-wrap-distance-left:9.35pt;mso-wrap-distance-top:0;mso-wrap-distance-right:9.35pt;mso-wrap-distance-bottom:0;mso-position-horizontal:center;mso-position-horizontal-relative:margin;mso-position-vertical-relative:page;mso-width-percent:0;mso-height-percent:27;mso-top-percent:45;mso-width-relative:margin;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" o:allowoverlap="f" fillcolor="#156082 [3204]" stroked="f" strokeweight="1pt">
              <v:textbox style="mso-fit-shape-to-text:t">
                <w:txbxContent>
                  <w:sdt>
                    <w:sdtPr>
                      <w:rPr>
                        <w:b/>
                        <w:bCs/>
                        <w:sz w:val="26"/>
                        <w:szCs w:val="26"/>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14D47109" w14:textId="1F5E9560" w:rsidR="00165C60" w:rsidRPr="00165C60" w:rsidRDefault="00165C60" w:rsidP="00165C60">
                        <w:pPr>
                          <w:pStyle w:val="Header"/>
                          <w:tabs>
                            <w:tab w:val="clear" w:pos="4680"/>
                            <w:tab w:val="clear" w:pos="9360"/>
                          </w:tabs>
                          <w:jc w:val="center"/>
                          <w:rPr>
                            <w:b/>
                            <w:bCs/>
                            <w:caps/>
                            <w:color w:val="FFFFFF" w:themeColor="background1"/>
                            <w:sz w:val="26"/>
                            <w:szCs w:val="26"/>
                          </w:rPr>
                        </w:pPr>
                        <w:r w:rsidRPr="00165C60">
                          <w:rPr>
                            <w:b/>
                            <w:bCs/>
                            <w:sz w:val="26"/>
                            <w:szCs w:val="26"/>
                          </w:rPr>
                          <w:t>Discovering Hidden Tashbeeh in Arabic Poetry Using NLP and Deep Learning</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C3A31F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AF5644"/>
    <w:multiLevelType w:val="hybridMultilevel"/>
    <w:tmpl w:val="876843C8"/>
    <w:lvl w:ilvl="0" w:tplc="537ADB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724546"/>
    <w:multiLevelType w:val="hybridMultilevel"/>
    <w:tmpl w:val="D1809C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C3486F"/>
    <w:multiLevelType w:val="hybridMultilevel"/>
    <w:tmpl w:val="CFB01024"/>
    <w:lvl w:ilvl="0" w:tplc="004CBFD4">
      <w:numFmt w:val="bullet"/>
      <w:lvlText w:val=""/>
      <w:lvlJc w:val="left"/>
      <w:pPr>
        <w:ind w:left="1080" w:hanging="360"/>
      </w:pPr>
      <w:rPr>
        <w:rFonts w:ascii="Symbol" w:eastAsiaTheme="minorEastAsia" w:hAnsi="Symbol"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7AA5AA8"/>
    <w:multiLevelType w:val="hybridMultilevel"/>
    <w:tmpl w:val="0968432A"/>
    <w:lvl w:ilvl="0" w:tplc="F43EA76A">
      <w:start w:val="1"/>
      <w:numFmt w:val="decimal"/>
      <w:lvlText w:val="%1)"/>
      <w:lvlJc w:val="left"/>
      <w:pPr>
        <w:ind w:left="1120" w:hanging="360"/>
      </w:pPr>
      <w:rPr>
        <w:rFonts w:hint="default"/>
      </w:rPr>
    </w:lvl>
    <w:lvl w:ilvl="1" w:tplc="04090019">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num w:numId="1" w16cid:durableId="2019186054">
    <w:abstractNumId w:val="3"/>
  </w:num>
  <w:num w:numId="2" w16cid:durableId="1593081685">
    <w:abstractNumId w:val="4"/>
  </w:num>
  <w:num w:numId="3" w16cid:durableId="898326585">
    <w:abstractNumId w:val="0"/>
  </w:num>
  <w:num w:numId="4" w16cid:durableId="1825319719">
    <w:abstractNumId w:val="2"/>
  </w:num>
  <w:num w:numId="5" w16cid:durableId="97448369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צבי קופליק">
    <w15:presenceInfo w15:providerId="None" w15:userId="צבי קופליק"/>
  </w15:person>
  <w15:person w15:author="עלי חוסיין">
    <w15:presenceInfo w15:providerId="None" w15:userId="עלי חוסיין"/>
  </w15:person>
  <w15:person w15:author="faisal omari">
    <w15:presenceInfo w15:providerId="Windows Live" w15:userId="1d446ced26fb54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C60"/>
    <w:rsid w:val="00095F94"/>
    <w:rsid w:val="000A35C6"/>
    <w:rsid w:val="000C1DA6"/>
    <w:rsid w:val="000D2041"/>
    <w:rsid w:val="000D5188"/>
    <w:rsid w:val="00106FE8"/>
    <w:rsid w:val="0010761E"/>
    <w:rsid w:val="00120A93"/>
    <w:rsid w:val="00121775"/>
    <w:rsid w:val="00161740"/>
    <w:rsid w:val="00165C60"/>
    <w:rsid w:val="00180FC0"/>
    <w:rsid w:val="001D4A71"/>
    <w:rsid w:val="001F3A01"/>
    <w:rsid w:val="00272280"/>
    <w:rsid w:val="00296618"/>
    <w:rsid w:val="002B55F3"/>
    <w:rsid w:val="002C7A22"/>
    <w:rsid w:val="002E3773"/>
    <w:rsid w:val="002E3B6F"/>
    <w:rsid w:val="00304CFA"/>
    <w:rsid w:val="00364581"/>
    <w:rsid w:val="00386899"/>
    <w:rsid w:val="00393E83"/>
    <w:rsid w:val="003D711F"/>
    <w:rsid w:val="0046545D"/>
    <w:rsid w:val="00472B0B"/>
    <w:rsid w:val="00491E81"/>
    <w:rsid w:val="004E1341"/>
    <w:rsid w:val="004F1C6C"/>
    <w:rsid w:val="00517ABB"/>
    <w:rsid w:val="00525DF6"/>
    <w:rsid w:val="0053262C"/>
    <w:rsid w:val="0055746A"/>
    <w:rsid w:val="00570200"/>
    <w:rsid w:val="00577EF0"/>
    <w:rsid w:val="005857B1"/>
    <w:rsid w:val="005C22AC"/>
    <w:rsid w:val="006166A4"/>
    <w:rsid w:val="00621B81"/>
    <w:rsid w:val="00622A16"/>
    <w:rsid w:val="00630C9D"/>
    <w:rsid w:val="00673D2B"/>
    <w:rsid w:val="006907DF"/>
    <w:rsid w:val="006A5847"/>
    <w:rsid w:val="006B5DDC"/>
    <w:rsid w:val="006C3961"/>
    <w:rsid w:val="006C566F"/>
    <w:rsid w:val="006D1CC1"/>
    <w:rsid w:val="006E6A7D"/>
    <w:rsid w:val="006F2A63"/>
    <w:rsid w:val="00707C96"/>
    <w:rsid w:val="0071453D"/>
    <w:rsid w:val="00735F93"/>
    <w:rsid w:val="00756260"/>
    <w:rsid w:val="00763A29"/>
    <w:rsid w:val="0077023F"/>
    <w:rsid w:val="00772D48"/>
    <w:rsid w:val="00782272"/>
    <w:rsid w:val="00796000"/>
    <w:rsid w:val="007B36AD"/>
    <w:rsid w:val="007B3A27"/>
    <w:rsid w:val="007D0319"/>
    <w:rsid w:val="008106F3"/>
    <w:rsid w:val="00811B7D"/>
    <w:rsid w:val="00816AC1"/>
    <w:rsid w:val="0082360C"/>
    <w:rsid w:val="00834786"/>
    <w:rsid w:val="00853B47"/>
    <w:rsid w:val="008F2FDA"/>
    <w:rsid w:val="008F5D22"/>
    <w:rsid w:val="009078DB"/>
    <w:rsid w:val="00910FB2"/>
    <w:rsid w:val="00921703"/>
    <w:rsid w:val="00923445"/>
    <w:rsid w:val="00956F8F"/>
    <w:rsid w:val="0097063D"/>
    <w:rsid w:val="00983CA8"/>
    <w:rsid w:val="00985778"/>
    <w:rsid w:val="009958DB"/>
    <w:rsid w:val="009B1A99"/>
    <w:rsid w:val="009B5262"/>
    <w:rsid w:val="009F4623"/>
    <w:rsid w:val="00A15F5B"/>
    <w:rsid w:val="00A507EF"/>
    <w:rsid w:val="00A56478"/>
    <w:rsid w:val="00A658AA"/>
    <w:rsid w:val="00A76081"/>
    <w:rsid w:val="00A80A70"/>
    <w:rsid w:val="00AF1A93"/>
    <w:rsid w:val="00B5006D"/>
    <w:rsid w:val="00B64A8F"/>
    <w:rsid w:val="00B729D5"/>
    <w:rsid w:val="00B767AE"/>
    <w:rsid w:val="00BE73CA"/>
    <w:rsid w:val="00C15DB8"/>
    <w:rsid w:val="00C175B0"/>
    <w:rsid w:val="00C245CE"/>
    <w:rsid w:val="00C27CE6"/>
    <w:rsid w:val="00C474B5"/>
    <w:rsid w:val="00C52B94"/>
    <w:rsid w:val="00C555AA"/>
    <w:rsid w:val="00C72EDE"/>
    <w:rsid w:val="00CE628A"/>
    <w:rsid w:val="00CF739D"/>
    <w:rsid w:val="00D145E9"/>
    <w:rsid w:val="00D96432"/>
    <w:rsid w:val="00DA23C6"/>
    <w:rsid w:val="00DC2325"/>
    <w:rsid w:val="00DC3C64"/>
    <w:rsid w:val="00DC7089"/>
    <w:rsid w:val="00DD10C5"/>
    <w:rsid w:val="00DD56C4"/>
    <w:rsid w:val="00E042FD"/>
    <w:rsid w:val="00E07848"/>
    <w:rsid w:val="00E60215"/>
    <w:rsid w:val="00E67069"/>
    <w:rsid w:val="00E75E5B"/>
    <w:rsid w:val="00E8022F"/>
    <w:rsid w:val="00E91A6D"/>
    <w:rsid w:val="00EC7D69"/>
    <w:rsid w:val="00ED510B"/>
    <w:rsid w:val="00EE6DE8"/>
    <w:rsid w:val="00EF4E1E"/>
    <w:rsid w:val="00F2121B"/>
    <w:rsid w:val="00F70A8C"/>
    <w:rsid w:val="00FA63AE"/>
    <w:rsid w:val="00FB03CD"/>
    <w:rsid w:val="00FC4032"/>
    <w:rsid w:val="00FD1950"/>
    <w:rsid w:val="00FD3340"/>
    <w:rsid w:val="00FF7346"/>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2DB789"/>
  <w15:chartTrackingRefBased/>
  <w15:docId w15:val="{D6105E8E-27B3-9242-AA4E-937BB3188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L" w:eastAsia="en-US" w:bidi="he-IL"/>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60"/>
    <w:rPr>
      <w:sz w:val="20"/>
      <w:szCs w:val="20"/>
    </w:rPr>
  </w:style>
  <w:style w:type="paragraph" w:styleId="Heading1">
    <w:name w:val="heading 1"/>
    <w:basedOn w:val="Normal"/>
    <w:next w:val="Normal"/>
    <w:link w:val="Heading1Char"/>
    <w:uiPriority w:val="9"/>
    <w:qFormat/>
    <w:rsid w:val="00165C60"/>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165C60"/>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165C60"/>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165C60"/>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165C60"/>
    <w:p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165C60"/>
    <w:p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165C60"/>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165C60"/>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165C60"/>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C60"/>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semiHidden/>
    <w:rsid w:val="00165C60"/>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165C60"/>
    <w:rPr>
      <w:caps/>
      <w:color w:val="0A2F40" w:themeColor="accent1" w:themeShade="7F"/>
      <w:spacing w:val="15"/>
    </w:rPr>
  </w:style>
  <w:style w:type="character" w:customStyle="1" w:styleId="Heading4Char">
    <w:name w:val="Heading 4 Char"/>
    <w:basedOn w:val="DefaultParagraphFont"/>
    <w:link w:val="Heading4"/>
    <w:uiPriority w:val="9"/>
    <w:semiHidden/>
    <w:rsid w:val="00165C60"/>
    <w:rPr>
      <w:caps/>
      <w:color w:val="0F4761" w:themeColor="accent1" w:themeShade="BF"/>
      <w:spacing w:val="10"/>
    </w:rPr>
  </w:style>
  <w:style w:type="character" w:customStyle="1" w:styleId="Heading5Char">
    <w:name w:val="Heading 5 Char"/>
    <w:basedOn w:val="DefaultParagraphFont"/>
    <w:link w:val="Heading5"/>
    <w:uiPriority w:val="9"/>
    <w:semiHidden/>
    <w:rsid w:val="00165C60"/>
    <w:rPr>
      <w:caps/>
      <w:color w:val="0F4761" w:themeColor="accent1" w:themeShade="BF"/>
      <w:spacing w:val="10"/>
    </w:rPr>
  </w:style>
  <w:style w:type="character" w:customStyle="1" w:styleId="Heading6Char">
    <w:name w:val="Heading 6 Char"/>
    <w:basedOn w:val="DefaultParagraphFont"/>
    <w:link w:val="Heading6"/>
    <w:uiPriority w:val="9"/>
    <w:semiHidden/>
    <w:rsid w:val="00165C60"/>
    <w:rPr>
      <w:caps/>
      <w:color w:val="0F4761" w:themeColor="accent1" w:themeShade="BF"/>
      <w:spacing w:val="10"/>
    </w:rPr>
  </w:style>
  <w:style w:type="character" w:customStyle="1" w:styleId="Heading7Char">
    <w:name w:val="Heading 7 Char"/>
    <w:basedOn w:val="DefaultParagraphFont"/>
    <w:link w:val="Heading7"/>
    <w:uiPriority w:val="9"/>
    <w:semiHidden/>
    <w:rsid w:val="00165C60"/>
    <w:rPr>
      <w:caps/>
      <w:color w:val="0F4761" w:themeColor="accent1" w:themeShade="BF"/>
      <w:spacing w:val="10"/>
    </w:rPr>
  </w:style>
  <w:style w:type="character" w:customStyle="1" w:styleId="Heading8Char">
    <w:name w:val="Heading 8 Char"/>
    <w:basedOn w:val="DefaultParagraphFont"/>
    <w:link w:val="Heading8"/>
    <w:uiPriority w:val="9"/>
    <w:semiHidden/>
    <w:rsid w:val="00165C60"/>
    <w:rPr>
      <w:caps/>
      <w:spacing w:val="10"/>
      <w:sz w:val="18"/>
      <w:szCs w:val="18"/>
    </w:rPr>
  </w:style>
  <w:style w:type="character" w:customStyle="1" w:styleId="Heading9Char">
    <w:name w:val="Heading 9 Char"/>
    <w:basedOn w:val="DefaultParagraphFont"/>
    <w:link w:val="Heading9"/>
    <w:uiPriority w:val="9"/>
    <w:semiHidden/>
    <w:rsid w:val="00165C60"/>
    <w:rPr>
      <w:i/>
      <w:caps/>
      <w:spacing w:val="10"/>
      <w:sz w:val="18"/>
      <w:szCs w:val="18"/>
    </w:rPr>
  </w:style>
  <w:style w:type="paragraph" w:styleId="Title">
    <w:name w:val="Title"/>
    <w:basedOn w:val="Normal"/>
    <w:next w:val="Normal"/>
    <w:link w:val="TitleChar"/>
    <w:uiPriority w:val="10"/>
    <w:qFormat/>
    <w:rsid w:val="00165C60"/>
    <w:pPr>
      <w:spacing w:before="720"/>
    </w:pPr>
    <w:rPr>
      <w:caps/>
      <w:color w:val="156082" w:themeColor="accent1"/>
      <w:spacing w:val="10"/>
      <w:kern w:val="28"/>
      <w:sz w:val="52"/>
      <w:szCs w:val="52"/>
    </w:rPr>
  </w:style>
  <w:style w:type="character" w:customStyle="1" w:styleId="TitleChar">
    <w:name w:val="Title Char"/>
    <w:basedOn w:val="DefaultParagraphFont"/>
    <w:link w:val="Title"/>
    <w:uiPriority w:val="10"/>
    <w:rsid w:val="00165C60"/>
    <w:rPr>
      <w:caps/>
      <w:color w:val="156082" w:themeColor="accent1"/>
      <w:spacing w:val="10"/>
      <w:kern w:val="28"/>
      <w:sz w:val="52"/>
      <w:szCs w:val="52"/>
    </w:rPr>
  </w:style>
  <w:style w:type="paragraph" w:styleId="Subtitle">
    <w:name w:val="Subtitle"/>
    <w:basedOn w:val="Normal"/>
    <w:next w:val="Normal"/>
    <w:link w:val="SubtitleChar"/>
    <w:uiPriority w:val="11"/>
    <w:qFormat/>
    <w:rsid w:val="00165C60"/>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165C60"/>
    <w:rPr>
      <w:caps/>
      <w:color w:val="595959" w:themeColor="text1" w:themeTint="A6"/>
      <w:spacing w:val="10"/>
      <w:sz w:val="24"/>
      <w:szCs w:val="24"/>
    </w:rPr>
  </w:style>
  <w:style w:type="paragraph" w:styleId="Quote">
    <w:name w:val="Quote"/>
    <w:basedOn w:val="Normal"/>
    <w:next w:val="Normal"/>
    <w:link w:val="QuoteChar"/>
    <w:uiPriority w:val="29"/>
    <w:qFormat/>
    <w:rsid w:val="00165C60"/>
    <w:rPr>
      <w:i/>
      <w:iCs/>
    </w:rPr>
  </w:style>
  <w:style w:type="character" w:customStyle="1" w:styleId="QuoteChar">
    <w:name w:val="Quote Char"/>
    <w:basedOn w:val="DefaultParagraphFont"/>
    <w:link w:val="Quote"/>
    <w:uiPriority w:val="29"/>
    <w:rsid w:val="00165C60"/>
    <w:rPr>
      <w:i/>
      <w:iCs/>
      <w:sz w:val="20"/>
      <w:szCs w:val="20"/>
    </w:rPr>
  </w:style>
  <w:style w:type="paragraph" w:styleId="ListParagraph">
    <w:name w:val="List Paragraph"/>
    <w:basedOn w:val="Normal"/>
    <w:uiPriority w:val="34"/>
    <w:qFormat/>
    <w:rsid w:val="00165C60"/>
    <w:pPr>
      <w:ind w:left="720"/>
      <w:contextualSpacing/>
    </w:pPr>
  </w:style>
  <w:style w:type="character" w:styleId="IntenseEmphasis">
    <w:name w:val="Intense Emphasis"/>
    <w:uiPriority w:val="21"/>
    <w:qFormat/>
    <w:rsid w:val="00165C60"/>
    <w:rPr>
      <w:b/>
      <w:bCs/>
      <w:caps/>
      <w:color w:val="0A2F40" w:themeColor="accent1" w:themeShade="7F"/>
      <w:spacing w:val="10"/>
    </w:rPr>
  </w:style>
  <w:style w:type="paragraph" w:styleId="IntenseQuote">
    <w:name w:val="Intense Quote"/>
    <w:basedOn w:val="Normal"/>
    <w:next w:val="Normal"/>
    <w:link w:val="IntenseQuoteChar"/>
    <w:uiPriority w:val="30"/>
    <w:qFormat/>
    <w:rsid w:val="00165C60"/>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165C60"/>
    <w:rPr>
      <w:i/>
      <w:iCs/>
      <w:color w:val="156082" w:themeColor="accent1"/>
      <w:sz w:val="20"/>
      <w:szCs w:val="20"/>
    </w:rPr>
  </w:style>
  <w:style w:type="character" w:styleId="IntenseReference">
    <w:name w:val="Intense Reference"/>
    <w:uiPriority w:val="32"/>
    <w:qFormat/>
    <w:rsid w:val="00165C60"/>
    <w:rPr>
      <w:b/>
      <w:bCs/>
      <w:i/>
      <w:iCs/>
      <w:caps/>
      <w:color w:val="156082" w:themeColor="accent1"/>
    </w:rPr>
  </w:style>
  <w:style w:type="paragraph" w:styleId="Header">
    <w:name w:val="header"/>
    <w:basedOn w:val="Normal"/>
    <w:link w:val="HeaderChar"/>
    <w:uiPriority w:val="99"/>
    <w:unhideWhenUsed/>
    <w:rsid w:val="00165C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5C60"/>
  </w:style>
  <w:style w:type="paragraph" w:styleId="Footer">
    <w:name w:val="footer"/>
    <w:basedOn w:val="Normal"/>
    <w:link w:val="FooterChar"/>
    <w:uiPriority w:val="99"/>
    <w:unhideWhenUsed/>
    <w:rsid w:val="00165C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5C60"/>
  </w:style>
  <w:style w:type="paragraph" w:styleId="NoSpacing">
    <w:name w:val="No Spacing"/>
    <w:basedOn w:val="Normal"/>
    <w:link w:val="NoSpacingChar"/>
    <w:uiPriority w:val="1"/>
    <w:qFormat/>
    <w:rsid w:val="00165C60"/>
    <w:pPr>
      <w:spacing w:before="0" w:after="0" w:line="240" w:lineRule="auto"/>
    </w:pPr>
  </w:style>
  <w:style w:type="paragraph" w:styleId="Caption">
    <w:name w:val="caption"/>
    <w:basedOn w:val="Normal"/>
    <w:next w:val="Normal"/>
    <w:uiPriority w:val="35"/>
    <w:semiHidden/>
    <w:unhideWhenUsed/>
    <w:qFormat/>
    <w:rsid w:val="00165C60"/>
    <w:rPr>
      <w:b/>
      <w:bCs/>
      <w:color w:val="0F4761" w:themeColor="accent1" w:themeShade="BF"/>
      <w:sz w:val="16"/>
      <w:szCs w:val="16"/>
    </w:rPr>
  </w:style>
  <w:style w:type="character" w:styleId="Strong">
    <w:name w:val="Strong"/>
    <w:uiPriority w:val="22"/>
    <w:qFormat/>
    <w:rsid w:val="00165C60"/>
    <w:rPr>
      <w:b/>
      <w:bCs/>
    </w:rPr>
  </w:style>
  <w:style w:type="character" w:styleId="Emphasis">
    <w:name w:val="Emphasis"/>
    <w:uiPriority w:val="20"/>
    <w:qFormat/>
    <w:rsid w:val="00165C60"/>
    <w:rPr>
      <w:caps/>
      <w:color w:val="0A2F40" w:themeColor="accent1" w:themeShade="7F"/>
      <w:spacing w:val="5"/>
    </w:rPr>
  </w:style>
  <w:style w:type="character" w:customStyle="1" w:styleId="NoSpacingChar">
    <w:name w:val="No Spacing Char"/>
    <w:basedOn w:val="DefaultParagraphFont"/>
    <w:link w:val="NoSpacing"/>
    <w:uiPriority w:val="1"/>
    <w:rsid w:val="00165C60"/>
    <w:rPr>
      <w:sz w:val="20"/>
      <w:szCs w:val="20"/>
    </w:rPr>
  </w:style>
  <w:style w:type="character" w:styleId="SubtleEmphasis">
    <w:name w:val="Subtle Emphasis"/>
    <w:uiPriority w:val="19"/>
    <w:qFormat/>
    <w:rsid w:val="00165C60"/>
    <w:rPr>
      <w:i/>
      <w:iCs/>
      <w:color w:val="0A2F40" w:themeColor="accent1" w:themeShade="7F"/>
    </w:rPr>
  </w:style>
  <w:style w:type="character" w:styleId="SubtleReference">
    <w:name w:val="Subtle Reference"/>
    <w:uiPriority w:val="31"/>
    <w:qFormat/>
    <w:rsid w:val="00165C60"/>
    <w:rPr>
      <w:b/>
      <w:bCs/>
      <w:color w:val="156082" w:themeColor="accent1"/>
    </w:rPr>
  </w:style>
  <w:style w:type="character" w:styleId="BookTitle">
    <w:name w:val="Book Title"/>
    <w:uiPriority w:val="33"/>
    <w:qFormat/>
    <w:rsid w:val="00165C60"/>
    <w:rPr>
      <w:b/>
      <w:bCs/>
      <w:i/>
      <w:iCs/>
      <w:spacing w:val="9"/>
    </w:rPr>
  </w:style>
  <w:style w:type="paragraph" w:styleId="TOCHeading">
    <w:name w:val="TOC Heading"/>
    <w:basedOn w:val="Heading1"/>
    <w:next w:val="Normal"/>
    <w:uiPriority w:val="39"/>
    <w:unhideWhenUsed/>
    <w:qFormat/>
    <w:rsid w:val="00165C60"/>
    <w:pPr>
      <w:outlineLvl w:val="9"/>
    </w:pPr>
  </w:style>
  <w:style w:type="paragraph" w:styleId="ListBullet">
    <w:name w:val="List Bullet"/>
    <w:basedOn w:val="Normal"/>
    <w:uiPriority w:val="99"/>
    <w:unhideWhenUsed/>
    <w:rsid w:val="00E67069"/>
    <w:pPr>
      <w:numPr>
        <w:numId w:val="3"/>
      </w:numPr>
      <w:spacing w:before="0"/>
      <w:contextualSpacing/>
    </w:pPr>
    <w:rPr>
      <w:sz w:val="22"/>
      <w:szCs w:val="22"/>
      <w:lang w:val="en-US" w:bidi="ar-SA"/>
    </w:rPr>
  </w:style>
  <w:style w:type="paragraph" w:styleId="TOC1">
    <w:name w:val="toc 1"/>
    <w:basedOn w:val="Normal"/>
    <w:next w:val="Normal"/>
    <w:autoRedefine/>
    <w:uiPriority w:val="39"/>
    <w:unhideWhenUsed/>
    <w:rsid w:val="00C474B5"/>
    <w:pPr>
      <w:spacing w:before="120" w:after="0"/>
    </w:pPr>
    <w:rPr>
      <w:rFonts w:cs="Times New Roman"/>
      <w:b/>
      <w:bCs/>
      <w:i/>
      <w:iCs/>
      <w:sz w:val="24"/>
      <w:szCs w:val="24"/>
    </w:rPr>
  </w:style>
  <w:style w:type="paragraph" w:styleId="TOC2">
    <w:name w:val="toc 2"/>
    <w:basedOn w:val="Normal"/>
    <w:next w:val="Normal"/>
    <w:autoRedefine/>
    <w:uiPriority w:val="39"/>
    <w:unhideWhenUsed/>
    <w:rsid w:val="00C474B5"/>
    <w:pPr>
      <w:spacing w:before="120" w:after="0"/>
      <w:ind w:left="200"/>
    </w:pPr>
    <w:rPr>
      <w:rFonts w:cs="Times New Roman"/>
      <w:b/>
      <w:bCs/>
      <w:sz w:val="22"/>
      <w:szCs w:val="22"/>
    </w:rPr>
  </w:style>
  <w:style w:type="character" w:styleId="Hyperlink">
    <w:name w:val="Hyperlink"/>
    <w:basedOn w:val="DefaultParagraphFont"/>
    <w:uiPriority w:val="99"/>
    <w:unhideWhenUsed/>
    <w:rsid w:val="00C474B5"/>
    <w:rPr>
      <w:color w:val="467886" w:themeColor="hyperlink"/>
      <w:u w:val="single"/>
    </w:rPr>
  </w:style>
  <w:style w:type="paragraph" w:styleId="TOC3">
    <w:name w:val="toc 3"/>
    <w:basedOn w:val="Normal"/>
    <w:next w:val="Normal"/>
    <w:autoRedefine/>
    <w:uiPriority w:val="39"/>
    <w:semiHidden/>
    <w:unhideWhenUsed/>
    <w:rsid w:val="00C474B5"/>
    <w:pPr>
      <w:spacing w:before="0" w:after="0"/>
      <w:ind w:left="400"/>
    </w:pPr>
    <w:rPr>
      <w:rFonts w:cs="Times New Roman"/>
    </w:rPr>
  </w:style>
  <w:style w:type="paragraph" w:styleId="TOC4">
    <w:name w:val="toc 4"/>
    <w:basedOn w:val="Normal"/>
    <w:next w:val="Normal"/>
    <w:autoRedefine/>
    <w:uiPriority w:val="39"/>
    <w:semiHidden/>
    <w:unhideWhenUsed/>
    <w:rsid w:val="00C474B5"/>
    <w:pPr>
      <w:spacing w:before="0" w:after="0"/>
      <w:ind w:left="600"/>
    </w:pPr>
    <w:rPr>
      <w:rFonts w:cs="Times New Roman"/>
    </w:rPr>
  </w:style>
  <w:style w:type="paragraph" w:styleId="TOC5">
    <w:name w:val="toc 5"/>
    <w:basedOn w:val="Normal"/>
    <w:next w:val="Normal"/>
    <w:autoRedefine/>
    <w:uiPriority w:val="39"/>
    <w:semiHidden/>
    <w:unhideWhenUsed/>
    <w:rsid w:val="00C474B5"/>
    <w:pPr>
      <w:spacing w:before="0" w:after="0"/>
      <w:ind w:left="800"/>
    </w:pPr>
    <w:rPr>
      <w:rFonts w:cs="Times New Roman"/>
    </w:rPr>
  </w:style>
  <w:style w:type="paragraph" w:styleId="TOC6">
    <w:name w:val="toc 6"/>
    <w:basedOn w:val="Normal"/>
    <w:next w:val="Normal"/>
    <w:autoRedefine/>
    <w:uiPriority w:val="39"/>
    <w:semiHidden/>
    <w:unhideWhenUsed/>
    <w:rsid w:val="00C474B5"/>
    <w:pPr>
      <w:spacing w:before="0" w:after="0"/>
      <w:ind w:left="1000"/>
    </w:pPr>
    <w:rPr>
      <w:rFonts w:cs="Times New Roman"/>
    </w:rPr>
  </w:style>
  <w:style w:type="paragraph" w:styleId="TOC7">
    <w:name w:val="toc 7"/>
    <w:basedOn w:val="Normal"/>
    <w:next w:val="Normal"/>
    <w:autoRedefine/>
    <w:uiPriority w:val="39"/>
    <w:semiHidden/>
    <w:unhideWhenUsed/>
    <w:rsid w:val="00C474B5"/>
    <w:pPr>
      <w:spacing w:before="0" w:after="0"/>
      <w:ind w:left="1200"/>
    </w:pPr>
    <w:rPr>
      <w:rFonts w:cs="Times New Roman"/>
    </w:rPr>
  </w:style>
  <w:style w:type="paragraph" w:styleId="TOC8">
    <w:name w:val="toc 8"/>
    <w:basedOn w:val="Normal"/>
    <w:next w:val="Normal"/>
    <w:autoRedefine/>
    <w:uiPriority w:val="39"/>
    <w:semiHidden/>
    <w:unhideWhenUsed/>
    <w:rsid w:val="00C474B5"/>
    <w:pPr>
      <w:spacing w:before="0" w:after="0"/>
      <w:ind w:left="1400"/>
    </w:pPr>
    <w:rPr>
      <w:rFonts w:cs="Times New Roman"/>
    </w:rPr>
  </w:style>
  <w:style w:type="paragraph" w:styleId="TOC9">
    <w:name w:val="toc 9"/>
    <w:basedOn w:val="Normal"/>
    <w:next w:val="Normal"/>
    <w:autoRedefine/>
    <w:uiPriority w:val="39"/>
    <w:semiHidden/>
    <w:unhideWhenUsed/>
    <w:rsid w:val="00C474B5"/>
    <w:pPr>
      <w:spacing w:before="0" w:after="0"/>
      <w:ind w:left="1600"/>
    </w:pPr>
    <w:rPr>
      <w:rFonts w:cs="Times New Roman"/>
    </w:rPr>
  </w:style>
  <w:style w:type="character" w:styleId="CommentReference">
    <w:name w:val="annotation reference"/>
    <w:basedOn w:val="DefaultParagraphFont"/>
    <w:uiPriority w:val="99"/>
    <w:semiHidden/>
    <w:unhideWhenUsed/>
    <w:rsid w:val="00A658AA"/>
    <w:rPr>
      <w:sz w:val="16"/>
      <w:szCs w:val="16"/>
    </w:rPr>
  </w:style>
  <w:style w:type="paragraph" w:styleId="CommentText">
    <w:name w:val="annotation text"/>
    <w:basedOn w:val="Normal"/>
    <w:link w:val="CommentTextChar"/>
    <w:uiPriority w:val="99"/>
    <w:semiHidden/>
    <w:unhideWhenUsed/>
    <w:rsid w:val="00A658AA"/>
    <w:pPr>
      <w:spacing w:line="240" w:lineRule="auto"/>
    </w:pPr>
  </w:style>
  <w:style w:type="character" w:customStyle="1" w:styleId="CommentTextChar">
    <w:name w:val="Comment Text Char"/>
    <w:basedOn w:val="DefaultParagraphFont"/>
    <w:link w:val="CommentText"/>
    <w:uiPriority w:val="99"/>
    <w:semiHidden/>
    <w:rsid w:val="00A658AA"/>
    <w:rPr>
      <w:sz w:val="20"/>
      <w:szCs w:val="20"/>
    </w:rPr>
  </w:style>
  <w:style w:type="paragraph" w:styleId="CommentSubject">
    <w:name w:val="annotation subject"/>
    <w:basedOn w:val="CommentText"/>
    <w:next w:val="CommentText"/>
    <w:link w:val="CommentSubjectChar"/>
    <w:uiPriority w:val="99"/>
    <w:semiHidden/>
    <w:unhideWhenUsed/>
    <w:rsid w:val="00A658AA"/>
    <w:rPr>
      <w:b/>
      <w:bCs/>
    </w:rPr>
  </w:style>
  <w:style w:type="character" w:customStyle="1" w:styleId="CommentSubjectChar">
    <w:name w:val="Comment Subject Char"/>
    <w:basedOn w:val="CommentTextChar"/>
    <w:link w:val="CommentSubject"/>
    <w:uiPriority w:val="99"/>
    <w:semiHidden/>
    <w:rsid w:val="00A658AA"/>
    <w:rPr>
      <w:b/>
      <w:bCs/>
      <w:sz w:val="20"/>
      <w:szCs w:val="20"/>
    </w:rPr>
  </w:style>
  <w:style w:type="paragraph" w:styleId="Revision">
    <w:name w:val="Revision"/>
    <w:hidden/>
    <w:uiPriority w:val="99"/>
    <w:semiHidden/>
    <w:rsid w:val="006A5847"/>
    <w:pPr>
      <w:spacing w:before="0" w:after="0" w:line="240" w:lineRule="auto"/>
    </w:pPr>
    <w:rPr>
      <w:sz w:val="20"/>
      <w:szCs w:val="20"/>
    </w:rPr>
  </w:style>
  <w:style w:type="paragraph" w:styleId="BalloonText">
    <w:name w:val="Balloon Text"/>
    <w:basedOn w:val="Normal"/>
    <w:link w:val="BalloonTextChar"/>
    <w:uiPriority w:val="99"/>
    <w:semiHidden/>
    <w:unhideWhenUsed/>
    <w:rsid w:val="00923445"/>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344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453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jpg"/><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header" Target="header1.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26</Pages>
  <Words>5691</Words>
  <Characters>32439</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Discovering Hidden Tashbeeh in Arabic Poetry Using NLP and Deep Learning</vt:lpstr>
    </vt:vector>
  </TitlesOfParts>
  <Company/>
  <LinksUpToDate>false</LinksUpToDate>
  <CharactersWithSpaces>38054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Discovering Hidden Tashbeeh in Arabic Poetry Using NLP and Deep Learning</dc:title>
  <dc:subject/>
  <dc:creator>faisal omari</dc:creator>
  <cp:keywords/>
  <dc:description/>
  <cp:lastModifiedBy>faisal omari</cp:lastModifiedBy>
  <cp:revision>65</cp:revision>
  <cp:lastPrinted>2025-05-30T08:20:00Z</cp:lastPrinted>
  <dcterms:created xsi:type="dcterms:W3CDTF">2025-06-02T11:18:00Z</dcterms:created>
  <dcterms:modified xsi:type="dcterms:W3CDTF">2025-06-04T07:27:00Z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df6dc60b-2ac6-437e-9f98-8c94c3a322f1</vt:lpwstr>
  </property>
</Properties>
</file>